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0EAFD" w14:textId="77777777" w:rsidR="00AC3D41" w:rsidRDefault="00C136F4" w:rsidP="00D664B9">
      <w:pPr>
        <w:tabs>
          <w:tab w:val="center" w:pos="4680"/>
          <w:tab w:val="right" w:pos="9360"/>
        </w:tabs>
        <w:jc w:val="center"/>
      </w:pPr>
      <w:r>
        <w:t xml:space="preserve"> </w:t>
      </w:r>
      <w:r w:rsidR="00AC3D41">
        <w:rPr>
          <w:noProof/>
          <w:lang w:bidi="he-IL"/>
        </w:rPr>
        <w:drawing>
          <wp:inline distT="0" distB="0" distL="0" distR="0" wp14:anchorId="2B3C4EC7" wp14:editId="43A6E25D">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9141"/>
      </w:tblGrid>
      <w:tr w:rsidR="00AC3D41" w14:paraId="2167E847" w14:textId="77777777" w:rsidTr="00AC3D41">
        <w:tc>
          <w:tcPr>
            <w:tcW w:w="7923" w:type="dxa"/>
            <w:tcMar>
              <w:top w:w="216" w:type="dxa"/>
              <w:left w:w="115" w:type="dxa"/>
              <w:bottom w:w="216" w:type="dxa"/>
              <w:right w:w="115" w:type="dxa"/>
            </w:tcMar>
          </w:tcPr>
          <w:p w14:paraId="0F53EAEB" w14:textId="77777777" w:rsidR="00AC3D41" w:rsidRDefault="00AC3D41" w:rsidP="00AC3D41">
            <w:pPr>
              <w:pStyle w:val="NoSpacing"/>
              <w:spacing w:line="256" w:lineRule="auto"/>
              <w:rPr>
                <w:color w:val="4F81BD" w:themeColor="accent1"/>
                <w:sz w:val="28"/>
                <w:szCs w:val="28"/>
              </w:rPr>
            </w:pPr>
          </w:p>
        </w:tc>
      </w:tr>
    </w:tbl>
    <w:p w14:paraId="2A46BA65" w14:textId="77777777" w:rsidR="00AC3D41" w:rsidRDefault="00AC3D41" w:rsidP="00AC3D41">
      <w:pPr>
        <w:pStyle w:val="Title"/>
        <w:jc w:val="center"/>
      </w:pPr>
      <w:r>
        <w:t xml:space="preserve">Switch Abstraction Interface </w:t>
      </w:r>
    </w:p>
    <w:p w14:paraId="76697CEB" w14:textId="77777777" w:rsidR="00AC3D41" w:rsidRDefault="00AC3D41" w:rsidP="00AC3D41">
      <w:pPr>
        <w:pStyle w:val="Title"/>
        <w:jc w:val="center"/>
      </w:pPr>
      <w:r>
        <w:rPr>
          <w:rFonts w:hint="eastAsia"/>
          <w:lang w:eastAsia="zh-CN"/>
        </w:rPr>
        <w:t>Change</w:t>
      </w:r>
      <w:r>
        <w:rPr>
          <w:lang w:eastAsia="zh-CN"/>
        </w:rPr>
        <w:t xml:space="preserve"> </w:t>
      </w:r>
      <w:r>
        <w:t>Proposal</w:t>
      </w:r>
    </w:p>
    <w:p w14:paraId="47EA4778" w14:textId="77777777" w:rsidR="00AC3D41" w:rsidRDefault="00AC3D41" w:rsidP="00AC3D41"/>
    <w:p w14:paraId="01C4A96E" w14:textId="77777777" w:rsidR="00AC3D41" w:rsidRDefault="00AC3D41" w:rsidP="00AC3D41">
      <w:pPr>
        <w:rPr>
          <w:b/>
        </w:rPr>
      </w:pPr>
    </w:p>
    <w:tbl>
      <w:tblPr>
        <w:tblStyle w:val="TableGrid"/>
        <w:tblW w:w="0" w:type="auto"/>
        <w:tblLook w:val="04A0" w:firstRow="1" w:lastRow="0" w:firstColumn="1" w:lastColumn="0" w:noHBand="0" w:noVBand="1"/>
      </w:tblPr>
      <w:tblGrid>
        <w:gridCol w:w="1435"/>
        <w:gridCol w:w="7915"/>
      </w:tblGrid>
      <w:tr w:rsidR="00AC3D41" w14:paraId="779DC51A" w14:textId="77777777" w:rsidTr="00AC3D41">
        <w:tc>
          <w:tcPr>
            <w:tcW w:w="1435" w:type="dxa"/>
          </w:tcPr>
          <w:p w14:paraId="70A48479" w14:textId="77777777" w:rsidR="00AC3D41" w:rsidRDefault="00AC3D41" w:rsidP="00AC3D41">
            <w:pPr>
              <w:rPr>
                <w:b/>
              </w:rPr>
            </w:pPr>
            <w:r>
              <w:rPr>
                <w:b/>
              </w:rPr>
              <w:t>Title</w:t>
            </w:r>
          </w:p>
        </w:tc>
        <w:tc>
          <w:tcPr>
            <w:tcW w:w="7915" w:type="dxa"/>
          </w:tcPr>
          <w:p w14:paraId="727B19E8" w14:textId="77777777" w:rsidR="00AC3D41" w:rsidRDefault="004C754F" w:rsidP="00AC3D41">
            <w:pPr>
              <w:rPr>
                <w:b/>
              </w:rPr>
            </w:pPr>
            <w:r>
              <w:rPr>
                <w:b/>
              </w:rPr>
              <w:t xml:space="preserve">Subport interface , .1D </w:t>
            </w:r>
            <w:r w:rsidR="00696701">
              <w:rPr>
                <w:b/>
              </w:rPr>
              <w:t>Bridge</w:t>
            </w:r>
            <w:r>
              <w:rPr>
                <w:b/>
              </w:rPr>
              <w:t xml:space="preserve">s ,  bridge port interface </w:t>
            </w:r>
          </w:p>
        </w:tc>
      </w:tr>
      <w:tr w:rsidR="00AC3D41" w14:paraId="7C936DB4" w14:textId="77777777" w:rsidTr="00AC3D41">
        <w:tc>
          <w:tcPr>
            <w:tcW w:w="1435" w:type="dxa"/>
          </w:tcPr>
          <w:p w14:paraId="7A9F5EF8" w14:textId="77777777" w:rsidR="00AC3D41" w:rsidRDefault="00AC3D41" w:rsidP="00AC3D41">
            <w:pPr>
              <w:rPr>
                <w:b/>
              </w:rPr>
            </w:pPr>
            <w:r>
              <w:rPr>
                <w:b/>
              </w:rPr>
              <w:t>Authors</w:t>
            </w:r>
          </w:p>
        </w:tc>
        <w:tc>
          <w:tcPr>
            <w:tcW w:w="7915" w:type="dxa"/>
          </w:tcPr>
          <w:p w14:paraId="4F0B38EB" w14:textId="77777777" w:rsidR="00AC3D41" w:rsidRDefault="00254813" w:rsidP="00AC3D41">
            <w:pPr>
              <w:rPr>
                <w:b/>
              </w:rPr>
            </w:pPr>
            <w:r>
              <w:rPr>
                <w:b/>
              </w:rPr>
              <w:t>Mellanox</w:t>
            </w:r>
          </w:p>
        </w:tc>
      </w:tr>
      <w:tr w:rsidR="00AC3D41" w14:paraId="74AB058F" w14:textId="77777777" w:rsidTr="00AC3D41">
        <w:tc>
          <w:tcPr>
            <w:tcW w:w="1435" w:type="dxa"/>
          </w:tcPr>
          <w:p w14:paraId="3EE48688" w14:textId="77777777" w:rsidR="00AC3D41" w:rsidRDefault="00AC3D41" w:rsidP="00AC3D41">
            <w:pPr>
              <w:rPr>
                <w:b/>
              </w:rPr>
            </w:pPr>
            <w:r>
              <w:rPr>
                <w:b/>
              </w:rPr>
              <w:t>Status</w:t>
            </w:r>
          </w:p>
        </w:tc>
        <w:tc>
          <w:tcPr>
            <w:tcW w:w="7915" w:type="dxa"/>
          </w:tcPr>
          <w:p w14:paraId="6009D7DC" w14:textId="77777777" w:rsidR="00AC3D41" w:rsidRDefault="00AC3D41" w:rsidP="00AC3D41">
            <w:pPr>
              <w:rPr>
                <w:b/>
              </w:rPr>
            </w:pPr>
            <w:r>
              <w:rPr>
                <w:b/>
              </w:rPr>
              <w:t>In Review</w:t>
            </w:r>
          </w:p>
        </w:tc>
      </w:tr>
      <w:tr w:rsidR="00AC3D41" w14:paraId="32E3C665" w14:textId="77777777" w:rsidTr="00AC3D41">
        <w:tc>
          <w:tcPr>
            <w:tcW w:w="1435" w:type="dxa"/>
          </w:tcPr>
          <w:p w14:paraId="60013BB4" w14:textId="77777777" w:rsidR="00AC3D41" w:rsidRDefault="00AC3D41" w:rsidP="00AC3D41">
            <w:pPr>
              <w:rPr>
                <w:b/>
              </w:rPr>
            </w:pPr>
            <w:r>
              <w:rPr>
                <w:b/>
              </w:rPr>
              <w:t>Type</w:t>
            </w:r>
          </w:p>
        </w:tc>
        <w:tc>
          <w:tcPr>
            <w:tcW w:w="7915" w:type="dxa"/>
          </w:tcPr>
          <w:p w14:paraId="2A5C52DE" w14:textId="77777777" w:rsidR="00AC3D41" w:rsidRDefault="00AC3D41" w:rsidP="00AC3D41">
            <w:pPr>
              <w:rPr>
                <w:b/>
              </w:rPr>
            </w:pPr>
            <w:r>
              <w:rPr>
                <w:b/>
              </w:rPr>
              <w:t>Standards Track</w:t>
            </w:r>
          </w:p>
        </w:tc>
      </w:tr>
      <w:tr w:rsidR="00AC3D41" w14:paraId="00A6E1C9" w14:textId="77777777" w:rsidTr="00AC3D41">
        <w:tc>
          <w:tcPr>
            <w:tcW w:w="1435" w:type="dxa"/>
          </w:tcPr>
          <w:p w14:paraId="673EEFEC" w14:textId="77777777" w:rsidR="00AC3D41" w:rsidRDefault="00AC3D41" w:rsidP="00AC3D41">
            <w:pPr>
              <w:rPr>
                <w:b/>
              </w:rPr>
            </w:pPr>
            <w:r>
              <w:rPr>
                <w:b/>
              </w:rPr>
              <w:t>Created</w:t>
            </w:r>
          </w:p>
        </w:tc>
        <w:tc>
          <w:tcPr>
            <w:tcW w:w="7915" w:type="dxa"/>
          </w:tcPr>
          <w:p w14:paraId="74872BC4" w14:textId="77777777" w:rsidR="00AC3D41" w:rsidRDefault="002947F4" w:rsidP="00AC3D41">
            <w:pPr>
              <w:rPr>
                <w:b/>
              </w:rPr>
            </w:pPr>
            <w:r>
              <w:rPr>
                <w:b/>
              </w:rPr>
              <w:t>0</w:t>
            </w:r>
            <w:r w:rsidR="00254813">
              <w:rPr>
                <w:b/>
              </w:rPr>
              <w:t>7</w:t>
            </w:r>
            <w:r>
              <w:rPr>
                <w:b/>
              </w:rPr>
              <w:t>/18/2016</w:t>
            </w:r>
          </w:p>
        </w:tc>
      </w:tr>
      <w:tr w:rsidR="00AC3D41" w14:paraId="62503B91" w14:textId="77777777" w:rsidTr="00AC3D41">
        <w:tc>
          <w:tcPr>
            <w:tcW w:w="1435" w:type="dxa"/>
          </w:tcPr>
          <w:p w14:paraId="1D309EEF" w14:textId="77777777" w:rsidR="00AC3D41" w:rsidRDefault="00AC3D41" w:rsidP="00AC3D41">
            <w:pPr>
              <w:rPr>
                <w:b/>
              </w:rPr>
            </w:pPr>
            <w:r>
              <w:rPr>
                <w:b/>
              </w:rPr>
              <w:t>SAI-Version</w:t>
            </w:r>
          </w:p>
        </w:tc>
        <w:tc>
          <w:tcPr>
            <w:tcW w:w="7915" w:type="dxa"/>
          </w:tcPr>
          <w:p w14:paraId="6D4DF22B" w14:textId="77777777" w:rsidR="00AC3D41" w:rsidRDefault="00696701" w:rsidP="00AC3D41">
            <w:pPr>
              <w:rPr>
                <w:b/>
              </w:rPr>
            </w:pPr>
            <w:r>
              <w:rPr>
                <w:b/>
                <w:color w:val="FF0000"/>
              </w:rPr>
              <w:t>1.0</w:t>
            </w:r>
          </w:p>
        </w:tc>
      </w:tr>
    </w:tbl>
    <w:p w14:paraId="3B0A071D" w14:textId="77777777" w:rsidR="00AC3D41" w:rsidRDefault="00AC3D41">
      <w:pPr>
        <w:rPr>
          <w:sz w:val="36"/>
          <w:szCs w:val="40"/>
        </w:rPr>
      </w:pPr>
    </w:p>
    <w:p w14:paraId="0ABFAA6C"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br w:type="page"/>
      </w:r>
    </w:p>
    <w:p w14:paraId="21456BDA" w14:textId="77777777" w:rsidR="00734F97" w:rsidRDefault="002947F4">
      <w:pPr>
        <w:pStyle w:val="TOC1"/>
        <w:tabs>
          <w:tab w:val="left" w:pos="480"/>
          <w:tab w:val="right" w:leader="dot" w:pos="10790"/>
        </w:tabs>
        <w:rPr>
          <w:rFonts w:asciiTheme="minorHAnsi" w:hAnsiTheme="minorHAnsi"/>
          <w:noProof/>
          <w:sz w:val="22"/>
          <w:szCs w:val="22"/>
          <w:lang w:bidi="he-IL"/>
        </w:rPr>
      </w:pPr>
      <w:r>
        <w:rPr>
          <w:sz w:val="36"/>
          <w:szCs w:val="40"/>
        </w:rPr>
        <w:lastRenderedPageBreak/>
        <w:fldChar w:fldCharType="begin"/>
      </w:r>
      <w:r>
        <w:rPr>
          <w:sz w:val="36"/>
          <w:szCs w:val="40"/>
        </w:rPr>
        <w:instrText xml:space="preserve"> TOC \o "1-3" </w:instrText>
      </w:r>
      <w:r>
        <w:rPr>
          <w:sz w:val="36"/>
          <w:szCs w:val="40"/>
        </w:rPr>
        <w:fldChar w:fldCharType="separate"/>
      </w:r>
      <w:r w:rsidR="00734F97">
        <w:rPr>
          <w:noProof/>
        </w:rPr>
        <w:t>1</w:t>
      </w:r>
      <w:r w:rsidR="00734F97">
        <w:rPr>
          <w:rFonts w:asciiTheme="minorHAnsi" w:hAnsiTheme="minorHAnsi"/>
          <w:noProof/>
          <w:sz w:val="22"/>
          <w:szCs w:val="22"/>
          <w:lang w:bidi="he-IL"/>
        </w:rPr>
        <w:tab/>
      </w:r>
      <w:r w:rsidR="00734F97">
        <w:rPr>
          <w:noProof/>
        </w:rPr>
        <w:t>Overview</w:t>
      </w:r>
      <w:r w:rsidR="00734F97">
        <w:rPr>
          <w:noProof/>
        </w:rPr>
        <w:tab/>
      </w:r>
      <w:r w:rsidR="00734F97">
        <w:rPr>
          <w:noProof/>
        </w:rPr>
        <w:fldChar w:fldCharType="begin"/>
      </w:r>
      <w:r w:rsidR="00734F97">
        <w:rPr>
          <w:noProof/>
        </w:rPr>
        <w:instrText xml:space="preserve"> PAGEREF _Toc468125384 \h </w:instrText>
      </w:r>
      <w:r w:rsidR="00734F97">
        <w:rPr>
          <w:noProof/>
        </w:rPr>
      </w:r>
      <w:r w:rsidR="00734F97">
        <w:rPr>
          <w:noProof/>
        </w:rPr>
        <w:fldChar w:fldCharType="separate"/>
      </w:r>
      <w:r w:rsidR="00734F97">
        <w:rPr>
          <w:noProof/>
        </w:rPr>
        <w:t>3</w:t>
      </w:r>
      <w:r w:rsidR="00734F97">
        <w:rPr>
          <w:noProof/>
        </w:rPr>
        <w:fldChar w:fldCharType="end"/>
      </w:r>
    </w:p>
    <w:p w14:paraId="7F475F29"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2</w:t>
      </w:r>
      <w:r>
        <w:rPr>
          <w:rFonts w:asciiTheme="minorHAnsi" w:hAnsiTheme="minorHAnsi"/>
          <w:noProof/>
          <w:sz w:val="22"/>
          <w:szCs w:val="22"/>
          <w:lang w:bidi="he-IL"/>
        </w:rPr>
        <w:tab/>
      </w:r>
      <w:r>
        <w:rPr>
          <w:noProof/>
        </w:rPr>
        <w:t>Sub port interface</w:t>
      </w:r>
      <w:r>
        <w:rPr>
          <w:noProof/>
        </w:rPr>
        <w:tab/>
      </w:r>
      <w:r>
        <w:rPr>
          <w:noProof/>
        </w:rPr>
        <w:fldChar w:fldCharType="begin"/>
      </w:r>
      <w:r>
        <w:rPr>
          <w:noProof/>
        </w:rPr>
        <w:instrText xml:space="preserve"> PAGEREF _Toc468125385 \h </w:instrText>
      </w:r>
      <w:r>
        <w:rPr>
          <w:noProof/>
        </w:rPr>
      </w:r>
      <w:r>
        <w:rPr>
          <w:noProof/>
        </w:rPr>
        <w:fldChar w:fldCharType="separate"/>
      </w:r>
      <w:r>
        <w:rPr>
          <w:noProof/>
        </w:rPr>
        <w:t>3</w:t>
      </w:r>
      <w:r>
        <w:rPr>
          <w:noProof/>
        </w:rPr>
        <w:fldChar w:fldCharType="end"/>
      </w:r>
    </w:p>
    <w:p w14:paraId="701AA758"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2.1</w:t>
      </w:r>
      <w:r>
        <w:rPr>
          <w:rFonts w:asciiTheme="minorHAnsi" w:hAnsiTheme="minorHAnsi"/>
          <w:noProof/>
          <w:sz w:val="22"/>
          <w:szCs w:val="22"/>
          <w:lang w:bidi="he-IL"/>
        </w:rPr>
        <w:tab/>
      </w:r>
      <w:r>
        <w:rPr>
          <w:noProof/>
        </w:rPr>
        <w:t>New port type attribute</w:t>
      </w:r>
      <w:r>
        <w:rPr>
          <w:noProof/>
        </w:rPr>
        <w:tab/>
      </w:r>
      <w:r>
        <w:rPr>
          <w:noProof/>
        </w:rPr>
        <w:fldChar w:fldCharType="begin"/>
      </w:r>
      <w:r>
        <w:rPr>
          <w:noProof/>
        </w:rPr>
        <w:instrText xml:space="preserve"> PAGEREF _Toc468125386 \h </w:instrText>
      </w:r>
      <w:r>
        <w:rPr>
          <w:noProof/>
        </w:rPr>
      </w:r>
      <w:r>
        <w:rPr>
          <w:noProof/>
        </w:rPr>
        <w:fldChar w:fldCharType="separate"/>
      </w:r>
      <w:r>
        <w:rPr>
          <w:noProof/>
        </w:rPr>
        <w:t>3</w:t>
      </w:r>
      <w:r>
        <w:rPr>
          <w:noProof/>
        </w:rPr>
        <w:fldChar w:fldCharType="end"/>
      </w:r>
    </w:p>
    <w:p w14:paraId="4992DA1F"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2.2</w:t>
      </w:r>
      <w:r>
        <w:rPr>
          <w:rFonts w:asciiTheme="minorHAnsi" w:hAnsiTheme="minorHAnsi"/>
          <w:noProof/>
          <w:sz w:val="22"/>
          <w:szCs w:val="22"/>
          <w:lang w:bidi="he-IL"/>
        </w:rPr>
        <w:tab/>
      </w:r>
      <w:r>
        <w:rPr>
          <w:noProof/>
        </w:rPr>
        <w:t>Example - Router sub port flow</w:t>
      </w:r>
      <w:r>
        <w:rPr>
          <w:noProof/>
        </w:rPr>
        <w:tab/>
      </w:r>
      <w:r>
        <w:rPr>
          <w:noProof/>
        </w:rPr>
        <w:fldChar w:fldCharType="begin"/>
      </w:r>
      <w:r>
        <w:rPr>
          <w:noProof/>
        </w:rPr>
        <w:instrText xml:space="preserve"> PAGEREF _Toc468125387 \h </w:instrText>
      </w:r>
      <w:r>
        <w:rPr>
          <w:noProof/>
        </w:rPr>
      </w:r>
      <w:r>
        <w:rPr>
          <w:noProof/>
        </w:rPr>
        <w:fldChar w:fldCharType="separate"/>
      </w:r>
      <w:r>
        <w:rPr>
          <w:noProof/>
        </w:rPr>
        <w:t>4</w:t>
      </w:r>
      <w:r>
        <w:rPr>
          <w:noProof/>
        </w:rPr>
        <w:fldChar w:fldCharType="end"/>
      </w:r>
    </w:p>
    <w:p w14:paraId="21C6BA8B"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3</w:t>
      </w:r>
      <w:r>
        <w:rPr>
          <w:rFonts w:asciiTheme="minorHAnsi" w:hAnsiTheme="minorHAnsi"/>
          <w:noProof/>
          <w:sz w:val="22"/>
          <w:szCs w:val="22"/>
          <w:lang w:bidi="he-IL"/>
        </w:rPr>
        <w:tab/>
      </w:r>
      <w:r>
        <w:rPr>
          <w:noProof/>
        </w:rPr>
        <w:t>Non vlan aware bridge domains (.1D Bridges)</w:t>
      </w:r>
      <w:r>
        <w:rPr>
          <w:noProof/>
        </w:rPr>
        <w:tab/>
      </w:r>
      <w:r>
        <w:rPr>
          <w:noProof/>
        </w:rPr>
        <w:fldChar w:fldCharType="begin"/>
      </w:r>
      <w:r>
        <w:rPr>
          <w:noProof/>
        </w:rPr>
        <w:instrText xml:space="preserve"> PAGEREF _Toc468125388 \h </w:instrText>
      </w:r>
      <w:r>
        <w:rPr>
          <w:noProof/>
        </w:rPr>
      </w:r>
      <w:r>
        <w:rPr>
          <w:noProof/>
        </w:rPr>
        <w:fldChar w:fldCharType="separate"/>
      </w:r>
      <w:r>
        <w:rPr>
          <w:noProof/>
        </w:rPr>
        <w:t>4</w:t>
      </w:r>
      <w:r>
        <w:rPr>
          <w:noProof/>
        </w:rPr>
        <w:fldChar w:fldCharType="end"/>
      </w:r>
    </w:p>
    <w:p w14:paraId="5FEF33D2"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3.1</w:t>
      </w:r>
      <w:r>
        <w:rPr>
          <w:rFonts w:asciiTheme="minorHAnsi" w:hAnsiTheme="minorHAnsi"/>
          <w:noProof/>
          <w:sz w:val="22"/>
          <w:szCs w:val="22"/>
          <w:lang w:bidi="he-IL"/>
        </w:rPr>
        <w:tab/>
      </w:r>
      <w:r>
        <w:rPr>
          <w:noProof/>
        </w:rPr>
        <w:t>Non Vlan aware bridge flows</w:t>
      </w:r>
      <w:r>
        <w:rPr>
          <w:noProof/>
        </w:rPr>
        <w:tab/>
      </w:r>
      <w:r>
        <w:rPr>
          <w:noProof/>
        </w:rPr>
        <w:fldChar w:fldCharType="begin"/>
      </w:r>
      <w:r>
        <w:rPr>
          <w:noProof/>
        </w:rPr>
        <w:instrText xml:space="preserve"> PAGEREF _Toc468125389 \h </w:instrText>
      </w:r>
      <w:r>
        <w:rPr>
          <w:noProof/>
        </w:rPr>
      </w:r>
      <w:r>
        <w:rPr>
          <w:noProof/>
        </w:rPr>
        <w:fldChar w:fldCharType="separate"/>
      </w:r>
      <w:r>
        <w:rPr>
          <w:noProof/>
        </w:rPr>
        <w:t>5</w:t>
      </w:r>
      <w:r>
        <w:rPr>
          <w:noProof/>
        </w:rPr>
        <w:fldChar w:fldCharType="end"/>
      </w:r>
    </w:p>
    <w:p w14:paraId="76A3EA82"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4</w:t>
      </w:r>
      <w:r>
        <w:rPr>
          <w:rFonts w:asciiTheme="minorHAnsi" w:hAnsiTheme="minorHAnsi"/>
          <w:noProof/>
          <w:sz w:val="22"/>
          <w:szCs w:val="22"/>
          <w:lang w:bidi="he-IL"/>
        </w:rPr>
        <w:tab/>
      </w:r>
      <w:r>
        <w:rPr>
          <w:noProof/>
        </w:rPr>
        <w:t>Bridge ports</w:t>
      </w:r>
      <w:r>
        <w:rPr>
          <w:noProof/>
        </w:rPr>
        <w:tab/>
      </w:r>
      <w:r>
        <w:rPr>
          <w:noProof/>
        </w:rPr>
        <w:fldChar w:fldCharType="begin"/>
      </w:r>
      <w:r>
        <w:rPr>
          <w:noProof/>
        </w:rPr>
        <w:instrText xml:space="preserve"> PAGEREF _Toc468125390 \h </w:instrText>
      </w:r>
      <w:r>
        <w:rPr>
          <w:noProof/>
        </w:rPr>
      </w:r>
      <w:r>
        <w:rPr>
          <w:noProof/>
        </w:rPr>
        <w:fldChar w:fldCharType="separate"/>
      </w:r>
      <w:r>
        <w:rPr>
          <w:noProof/>
        </w:rPr>
        <w:t>6</w:t>
      </w:r>
      <w:r>
        <w:rPr>
          <w:noProof/>
        </w:rPr>
        <w:fldChar w:fldCharType="end"/>
      </w:r>
    </w:p>
    <w:p w14:paraId="09687AA9"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4.1</w:t>
      </w:r>
      <w:r>
        <w:rPr>
          <w:rFonts w:asciiTheme="minorHAnsi" w:hAnsiTheme="minorHAnsi"/>
          <w:noProof/>
          <w:sz w:val="22"/>
          <w:szCs w:val="22"/>
          <w:lang w:bidi="he-IL"/>
        </w:rPr>
        <w:tab/>
      </w:r>
      <w:r>
        <w:rPr>
          <w:noProof/>
        </w:rPr>
        <w:t>SAI bridge/router object current state</w:t>
      </w:r>
      <w:r>
        <w:rPr>
          <w:noProof/>
        </w:rPr>
        <w:tab/>
      </w:r>
      <w:r>
        <w:rPr>
          <w:noProof/>
        </w:rPr>
        <w:fldChar w:fldCharType="begin"/>
      </w:r>
      <w:r>
        <w:rPr>
          <w:noProof/>
        </w:rPr>
        <w:instrText xml:space="preserve"> PAGEREF _Toc468125391 \h </w:instrText>
      </w:r>
      <w:r>
        <w:rPr>
          <w:noProof/>
        </w:rPr>
      </w:r>
      <w:r>
        <w:rPr>
          <w:noProof/>
        </w:rPr>
        <w:fldChar w:fldCharType="separate"/>
      </w:r>
      <w:r>
        <w:rPr>
          <w:noProof/>
        </w:rPr>
        <w:t>6</w:t>
      </w:r>
      <w:r>
        <w:rPr>
          <w:noProof/>
        </w:rPr>
        <w:fldChar w:fldCharType="end"/>
      </w:r>
    </w:p>
    <w:p w14:paraId="08365B92"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4.2</w:t>
      </w:r>
      <w:r>
        <w:rPr>
          <w:rFonts w:asciiTheme="minorHAnsi" w:hAnsiTheme="minorHAnsi"/>
          <w:noProof/>
          <w:sz w:val="22"/>
          <w:szCs w:val="22"/>
          <w:lang w:bidi="he-IL"/>
        </w:rPr>
        <w:tab/>
      </w:r>
      <w:r>
        <w:rPr>
          <w:noProof/>
        </w:rPr>
        <w:t>SAI bridge/router object proposed state</w:t>
      </w:r>
      <w:r>
        <w:rPr>
          <w:noProof/>
        </w:rPr>
        <w:tab/>
      </w:r>
      <w:r>
        <w:rPr>
          <w:noProof/>
        </w:rPr>
        <w:fldChar w:fldCharType="begin"/>
      </w:r>
      <w:r>
        <w:rPr>
          <w:noProof/>
        </w:rPr>
        <w:instrText xml:space="preserve"> PAGEREF _Toc468125392 \h </w:instrText>
      </w:r>
      <w:r>
        <w:rPr>
          <w:noProof/>
        </w:rPr>
      </w:r>
      <w:r>
        <w:rPr>
          <w:noProof/>
        </w:rPr>
        <w:fldChar w:fldCharType="separate"/>
      </w:r>
      <w:r>
        <w:rPr>
          <w:noProof/>
        </w:rPr>
        <w:t>7</w:t>
      </w:r>
      <w:r>
        <w:rPr>
          <w:noProof/>
        </w:rPr>
        <w:fldChar w:fldCharType="end"/>
      </w:r>
    </w:p>
    <w:p w14:paraId="2863B008"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4.3</w:t>
      </w:r>
      <w:r>
        <w:rPr>
          <w:rFonts w:asciiTheme="minorHAnsi" w:hAnsiTheme="minorHAnsi"/>
          <w:noProof/>
          <w:sz w:val="22"/>
          <w:szCs w:val="22"/>
          <w:lang w:bidi="he-IL"/>
        </w:rPr>
        <w:tab/>
      </w:r>
      <w:r>
        <w:rPr>
          <w:noProof/>
        </w:rPr>
        <w:t>Bridge port type types</w:t>
      </w:r>
      <w:r>
        <w:rPr>
          <w:noProof/>
        </w:rPr>
        <w:tab/>
      </w:r>
      <w:r>
        <w:rPr>
          <w:noProof/>
        </w:rPr>
        <w:fldChar w:fldCharType="begin"/>
      </w:r>
      <w:r>
        <w:rPr>
          <w:noProof/>
        </w:rPr>
        <w:instrText xml:space="preserve"> PAGEREF _Toc468125393 \h </w:instrText>
      </w:r>
      <w:r>
        <w:rPr>
          <w:noProof/>
        </w:rPr>
      </w:r>
      <w:r>
        <w:rPr>
          <w:noProof/>
        </w:rPr>
        <w:fldChar w:fldCharType="separate"/>
      </w:r>
      <w:r>
        <w:rPr>
          <w:noProof/>
        </w:rPr>
        <w:t>7</w:t>
      </w:r>
      <w:r>
        <w:rPr>
          <w:noProof/>
        </w:rPr>
        <w:fldChar w:fldCharType="end"/>
      </w:r>
    </w:p>
    <w:p w14:paraId="1364DB08"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4.3.1</w:t>
      </w:r>
      <w:r>
        <w:rPr>
          <w:rFonts w:asciiTheme="minorHAnsi" w:hAnsiTheme="minorHAnsi"/>
          <w:noProof/>
          <w:sz w:val="22"/>
          <w:szCs w:val="22"/>
          <w:lang w:bidi="he-IL"/>
        </w:rPr>
        <w:tab/>
      </w:r>
      <w:r>
        <w:rPr>
          <w:noProof/>
        </w:rPr>
        <w:t>Bridge port type - Port</w:t>
      </w:r>
      <w:r>
        <w:rPr>
          <w:noProof/>
        </w:rPr>
        <w:tab/>
      </w:r>
      <w:r>
        <w:rPr>
          <w:noProof/>
        </w:rPr>
        <w:fldChar w:fldCharType="begin"/>
      </w:r>
      <w:r>
        <w:rPr>
          <w:noProof/>
        </w:rPr>
        <w:instrText xml:space="preserve"> PAGEREF _Toc468125394 \h </w:instrText>
      </w:r>
      <w:r>
        <w:rPr>
          <w:noProof/>
        </w:rPr>
      </w:r>
      <w:r>
        <w:rPr>
          <w:noProof/>
        </w:rPr>
        <w:fldChar w:fldCharType="separate"/>
      </w:r>
      <w:r>
        <w:rPr>
          <w:noProof/>
        </w:rPr>
        <w:t>8</w:t>
      </w:r>
      <w:r>
        <w:rPr>
          <w:noProof/>
        </w:rPr>
        <w:fldChar w:fldCharType="end"/>
      </w:r>
    </w:p>
    <w:p w14:paraId="1F337742"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4.3.2</w:t>
      </w:r>
      <w:r>
        <w:rPr>
          <w:rFonts w:asciiTheme="minorHAnsi" w:hAnsiTheme="minorHAnsi"/>
          <w:noProof/>
          <w:sz w:val="22"/>
          <w:szCs w:val="22"/>
          <w:lang w:bidi="he-IL"/>
        </w:rPr>
        <w:tab/>
      </w:r>
      <w:r>
        <w:rPr>
          <w:noProof/>
        </w:rPr>
        <w:t>Bridge vport type – { Port , vlan}</w:t>
      </w:r>
      <w:r>
        <w:rPr>
          <w:noProof/>
        </w:rPr>
        <w:tab/>
      </w:r>
      <w:r>
        <w:rPr>
          <w:noProof/>
        </w:rPr>
        <w:fldChar w:fldCharType="begin"/>
      </w:r>
      <w:r>
        <w:rPr>
          <w:noProof/>
        </w:rPr>
        <w:instrText xml:space="preserve"> PAGEREF _Toc468125395 \h </w:instrText>
      </w:r>
      <w:r>
        <w:rPr>
          <w:noProof/>
        </w:rPr>
      </w:r>
      <w:r>
        <w:rPr>
          <w:noProof/>
        </w:rPr>
        <w:fldChar w:fldCharType="separate"/>
      </w:r>
      <w:r>
        <w:rPr>
          <w:noProof/>
        </w:rPr>
        <w:t>8</w:t>
      </w:r>
      <w:r>
        <w:rPr>
          <w:noProof/>
        </w:rPr>
        <w:fldChar w:fldCharType="end"/>
      </w:r>
    </w:p>
    <w:p w14:paraId="1472DF0B"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4.3.3</w:t>
      </w:r>
      <w:r>
        <w:rPr>
          <w:rFonts w:asciiTheme="minorHAnsi" w:hAnsiTheme="minorHAnsi"/>
          <w:noProof/>
          <w:sz w:val="22"/>
          <w:szCs w:val="22"/>
          <w:lang w:bidi="he-IL"/>
        </w:rPr>
        <w:tab/>
      </w:r>
      <w:r>
        <w:rPr>
          <w:noProof/>
        </w:rPr>
        <w:t>Bridge port type- router</w:t>
      </w:r>
      <w:r>
        <w:rPr>
          <w:noProof/>
        </w:rPr>
        <w:tab/>
      </w:r>
      <w:r>
        <w:rPr>
          <w:noProof/>
        </w:rPr>
        <w:fldChar w:fldCharType="begin"/>
      </w:r>
      <w:r>
        <w:rPr>
          <w:noProof/>
        </w:rPr>
        <w:instrText xml:space="preserve"> PAGEREF _Toc468125396 \h </w:instrText>
      </w:r>
      <w:r>
        <w:rPr>
          <w:noProof/>
        </w:rPr>
      </w:r>
      <w:r>
        <w:rPr>
          <w:noProof/>
        </w:rPr>
        <w:fldChar w:fldCharType="separate"/>
      </w:r>
      <w:r>
        <w:rPr>
          <w:noProof/>
        </w:rPr>
        <w:t>8</w:t>
      </w:r>
      <w:r>
        <w:rPr>
          <w:noProof/>
        </w:rPr>
        <w:fldChar w:fldCharType="end"/>
      </w:r>
    </w:p>
    <w:p w14:paraId="15E36817"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4.3.4</w:t>
      </w:r>
      <w:r>
        <w:rPr>
          <w:rFonts w:asciiTheme="minorHAnsi" w:hAnsiTheme="minorHAnsi"/>
          <w:noProof/>
          <w:sz w:val="22"/>
          <w:szCs w:val="22"/>
          <w:lang w:bidi="he-IL"/>
        </w:rPr>
        <w:tab/>
      </w:r>
      <w:r>
        <w:rPr>
          <w:noProof/>
        </w:rPr>
        <w:t>Bridge port type – tunnel</w:t>
      </w:r>
      <w:r>
        <w:rPr>
          <w:noProof/>
        </w:rPr>
        <w:tab/>
      </w:r>
      <w:r>
        <w:rPr>
          <w:noProof/>
        </w:rPr>
        <w:fldChar w:fldCharType="begin"/>
      </w:r>
      <w:r>
        <w:rPr>
          <w:noProof/>
        </w:rPr>
        <w:instrText xml:space="preserve"> PAGEREF _Toc468125397 \h </w:instrText>
      </w:r>
      <w:r>
        <w:rPr>
          <w:noProof/>
        </w:rPr>
      </w:r>
      <w:r>
        <w:rPr>
          <w:noProof/>
        </w:rPr>
        <w:fldChar w:fldCharType="separate"/>
      </w:r>
      <w:r>
        <w:rPr>
          <w:noProof/>
        </w:rPr>
        <w:t>9</w:t>
      </w:r>
      <w:r>
        <w:rPr>
          <w:noProof/>
        </w:rPr>
        <w:fldChar w:fldCharType="end"/>
      </w:r>
    </w:p>
    <w:p w14:paraId="501CEB95"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4.4</w:t>
      </w:r>
      <w:r>
        <w:rPr>
          <w:rFonts w:asciiTheme="minorHAnsi" w:hAnsiTheme="minorHAnsi"/>
          <w:noProof/>
          <w:sz w:val="22"/>
          <w:szCs w:val="22"/>
          <w:lang w:bidi="he-IL"/>
        </w:rPr>
        <w:tab/>
      </w:r>
      <w:r>
        <w:rPr>
          <w:noProof/>
        </w:rPr>
        <w:t>Bridge attributes</w:t>
      </w:r>
      <w:r>
        <w:rPr>
          <w:noProof/>
        </w:rPr>
        <w:tab/>
      </w:r>
      <w:r>
        <w:rPr>
          <w:noProof/>
        </w:rPr>
        <w:fldChar w:fldCharType="begin"/>
      </w:r>
      <w:r>
        <w:rPr>
          <w:noProof/>
        </w:rPr>
        <w:instrText xml:space="preserve"> PAGEREF _Toc468125398 \h </w:instrText>
      </w:r>
      <w:r>
        <w:rPr>
          <w:noProof/>
        </w:rPr>
      </w:r>
      <w:r>
        <w:rPr>
          <w:noProof/>
        </w:rPr>
        <w:fldChar w:fldCharType="separate"/>
      </w:r>
      <w:r>
        <w:rPr>
          <w:noProof/>
        </w:rPr>
        <w:t>10</w:t>
      </w:r>
      <w:r>
        <w:rPr>
          <w:noProof/>
        </w:rPr>
        <w:fldChar w:fldCharType="end"/>
      </w:r>
    </w:p>
    <w:p w14:paraId="008699EF"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5</w:t>
      </w:r>
      <w:r>
        <w:rPr>
          <w:rFonts w:asciiTheme="minorHAnsi" w:hAnsiTheme="minorHAnsi"/>
          <w:noProof/>
          <w:sz w:val="22"/>
          <w:szCs w:val="22"/>
          <w:lang w:bidi="he-IL"/>
        </w:rPr>
        <w:tab/>
      </w:r>
      <w:r>
        <w:rPr>
          <w:noProof/>
        </w:rPr>
        <w:t>Specification</w:t>
      </w:r>
      <w:r>
        <w:rPr>
          <w:noProof/>
        </w:rPr>
        <w:tab/>
      </w:r>
      <w:r>
        <w:rPr>
          <w:noProof/>
        </w:rPr>
        <w:fldChar w:fldCharType="begin"/>
      </w:r>
      <w:r>
        <w:rPr>
          <w:noProof/>
        </w:rPr>
        <w:instrText xml:space="preserve"> PAGEREF _Toc468125399 \h </w:instrText>
      </w:r>
      <w:r>
        <w:rPr>
          <w:noProof/>
        </w:rPr>
      </w:r>
      <w:r>
        <w:rPr>
          <w:noProof/>
        </w:rPr>
        <w:fldChar w:fldCharType="separate"/>
      </w:r>
      <w:r>
        <w:rPr>
          <w:noProof/>
        </w:rPr>
        <w:t>10</w:t>
      </w:r>
      <w:r>
        <w:rPr>
          <w:noProof/>
        </w:rPr>
        <w:fldChar w:fldCharType="end"/>
      </w:r>
    </w:p>
    <w:p w14:paraId="46CC2164"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port object</w:t>
      </w:r>
      <w:r>
        <w:rPr>
          <w:noProof/>
        </w:rPr>
        <w:tab/>
      </w:r>
      <w:r>
        <w:rPr>
          <w:noProof/>
        </w:rPr>
        <w:fldChar w:fldCharType="begin"/>
      </w:r>
      <w:r>
        <w:rPr>
          <w:noProof/>
        </w:rPr>
        <w:instrText xml:space="preserve"> PAGEREF _Toc468125400 \h </w:instrText>
      </w:r>
      <w:r>
        <w:rPr>
          <w:noProof/>
        </w:rPr>
      </w:r>
      <w:r>
        <w:rPr>
          <w:noProof/>
        </w:rPr>
        <w:fldChar w:fldCharType="separate"/>
      </w:r>
      <w:r>
        <w:rPr>
          <w:noProof/>
        </w:rPr>
        <w:t>10</w:t>
      </w:r>
      <w:r>
        <w:rPr>
          <w:noProof/>
        </w:rPr>
        <w:fldChar w:fldCharType="end"/>
      </w:r>
    </w:p>
    <w:p w14:paraId="2029E2AE"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FDB object</w:t>
      </w:r>
      <w:r>
        <w:rPr>
          <w:noProof/>
        </w:rPr>
        <w:tab/>
      </w:r>
      <w:r>
        <w:rPr>
          <w:noProof/>
        </w:rPr>
        <w:fldChar w:fldCharType="begin"/>
      </w:r>
      <w:r>
        <w:rPr>
          <w:noProof/>
        </w:rPr>
        <w:instrText xml:space="preserve"> PAGEREF _Toc468125401 \h </w:instrText>
      </w:r>
      <w:r>
        <w:rPr>
          <w:noProof/>
        </w:rPr>
      </w:r>
      <w:r>
        <w:rPr>
          <w:noProof/>
        </w:rPr>
        <w:fldChar w:fldCharType="separate"/>
      </w:r>
      <w:r>
        <w:rPr>
          <w:noProof/>
        </w:rPr>
        <w:t>10</w:t>
      </w:r>
      <w:r>
        <w:rPr>
          <w:noProof/>
        </w:rPr>
        <w:fldChar w:fldCharType="end"/>
      </w:r>
    </w:p>
    <w:p w14:paraId="01E9FAFE"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STP object</w:t>
      </w:r>
      <w:r>
        <w:rPr>
          <w:noProof/>
        </w:rPr>
        <w:tab/>
      </w:r>
      <w:r>
        <w:rPr>
          <w:noProof/>
        </w:rPr>
        <w:fldChar w:fldCharType="begin"/>
      </w:r>
      <w:r>
        <w:rPr>
          <w:noProof/>
        </w:rPr>
        <w:instrText xml:space="preserve"> PAGEREF _Toc468125402 \h </w:instrText>
      </w:r>
      <w:r>
        <w:rPr>
          <w:noProof/>
        </w:rPr>
      </w:r>
      <w:r>
        <w:rPr>
          <w:noProof/>
        </w:rPr>
        <w:fldChar w:fldCharType="separate"/>
      </w:r>
      <w:r>
        <w:rPr>
          <w:noProof/>
        </w:rPr>
        <w:t>11</w:t>
      </w:r>
      <w:r>
        <w:rPr>
          <w:noProof/>
        </w:rPr>
        <w:fldChar w:fldCharType="end"/>
      </w:r>
    </w:p>
    <w:p w14:paraId="084E8438"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5.4</w:t>
      </w:r>
      <w:r>
        <w:rPr>
          <w:rFonts w:asciiTheme="minorHAnsi" w:hAnsiTheme="minorHAnsi"/>
          <w:noProof/>
          <w:sz w:val="22"/>
          <w:szCs w:val="22"/>
          <w:lang w:bidi="he-IL"/>
        </w:rPr>
        <w:tab/>
      </w:r>
      <w:r>
        <w:rPr>
          <w:noProof/>
        </w:rPr>
        <w:t>SAI VLAN member object</w:t>
      </w:r>
      <w:r>
        <w:rPr>
          <w:noProof/>
        </w:rPr>
        <w:tab/>
      </w:r>
      <w:r>
        <w:rPr>
          <w:noProof/>
        </w:rPr>
        <w:fldChar w:fldCharType="begin"/>
      </w:r>
      <w:r>
        <w:rPr>
          <w:noProof/>
        </w:rPr>
        <w:instrText xml:space="preserve"> PAGEREF _Toc468125403 \h </w:instrText>
      </w:r>
      <w:r>
        <w:rPr>
          <w:noProof/>
        </w:rPr>
      </w:r>
      <w:r>
        <w:rPr>
          <w:noProof/>
        </w:rPr>
        <w:fldChar w:fldCharType="separate"/>
      </w:r>
      <w:r>
        <w:rPr>
          <w:noProof/>
        </w:rPr>
        <w:t>11</w:t>
      </w:r>
      <w:r>
        <w:rPr>
          <w:noProof/>
        </w:rPr>
        <w:fldChar w:fldCharType="end"/>
      </w:r>
    </w:p>
    <w:p w14:paraId="473316B0"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5.5</w:t>
      </w:r>
      <w:r>
        <w:rPr>
          <w:rFonts w:asciiTheme="minorHAnsi" w:hAnsiTheme="minorHAnsi"/>
          <w:noProof/>
          <w:sz w:val="22"/>
          <w:szCs w:val="22"/>
          <w:lang w:bidi="he-IL"/>
        </w:rPr>
        <w:tab/>
      </w:r>
      <w:r>
        <w:rPr>
          <w:noProof/>
        </w:rPr>
        <w:t>SAI router interface object</w:t>
      </w:r>
      <w:r>
        <w:rPr>
          <w:noProof/>
        </w:rPr>
        <w:tab/>
      </w:r>
      <w:r>
        <w:rPr>
          <w:noProof/>
        </w:rPr>
        <w:fldChar w:fldCharType="begin"/>
      </w:r>
      <w:r>
        <w:rPr>
          <w:noProof/>
        </w:rPr>
        <w:instrText xml:space="preserve"> PAGEREF _Toc468125404 \h </w:instrText>
      </w:r>
      <w:r>
        <w:rPr>
          <w:noProof/>
        </w:rPr>
      </w:r>
      <w:r>
        <w:rPr>
          <w:noProof/>
        </w:rPr>
        <w:fldChar w:fldCharType="separate"/>
      </w:r>
      <w:r>
        <w:rPr>
          <w:noProof/>
        </w:rPr>
        <w:t>11</w:t>
      </w:r>
      <w:r>
        <w:rPr>
          <w:noProof/>
        </w:rPr>
        <w:fldChar w:fldCharType="end"/>
      </w:r>
    </w:p>
    <w:p w14:paraId="0DFA2D35"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tunnel</w:t>
      </w:r>
      <w:r>
        <w:rPr>
          <w:noProof/>
        </w:rPr>
        <w:tab/>
      </w:r>
      <w:r>
        <w:rPr>
          <w:noProof/>
        </w:rPr>
        <w:fldChar w:fldCharType="begin"/>
      </w:r>
      <w:r>
        <w:rPr>
          <w:noProof/>
        </w:rPr>
        <w:instrText xml:space="preserve"> PAGEREF _Toc468125405 \h </w:instrText>
      </w:r>
      <w:r>
        <w:rPr>
          <w:noProof/>
        </w:rPr>
      </w:r>
      <w:r>
        <w:rPr>
          <w:noProof/>
        </w:rPr>
        <w:fldChar w:fldCharType="separate"/>
      </w:r>
      <w:r>
        <w:rPr>
          <w:noProof/>
        </w:rPr>
        <w:t>12</w:t>
      </w:r>
      <w:r>
        <w:rPr>
          <w:noProof/>
        </w:rPr>
        <w:fldChar w:fldCharType="end"/>
      </w:r>
    </w:p>
    <w:p w14:paraId="51A4F530"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bridge port object</w:t>
      </w:r>
      <w:r>
        <w:rPr>
          <w:noProof/>
        </w:rPr>
        <w:tab/>
      </w:r>
      <w:r>
        <w:rPr>
          <w:noProof/>
        </w:rPr>
        <w:fldChar w:fldCharType="begin"/>
      </w:r>
      <w:r>
        <w:rPr>
          <w:noProof/>
        </w:rPr>
        <w:instrText xml:space="preserve"> PAGEREF _Toc468125406 \h </w:instrText>
      </w:r>
      <w:r>
        <w:rPr>
          <w:noProof/>
        </w:rPr>
      </w:r>
      <w:r>
        <w:rPr>
          <w:noProof/>
        </w:rPr>
        <w:fldChar w:fldCharType="separate"/>
      </w:r>
      <w:r>
        <w:rPr>
          <w:noProof/>
        </w:rPr>
        <w:t>13</w:t>
      </w:r>
      <w:r>
        <w:rPr>
          <w:noProof/>
        </w:rPr>
        <w:fldChar w:fldCharType="end"/>
      </w:r>
    </w:p>
    <w:p w14:paraId="405F0F59"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5.2.1</w:t>
      </w:r>
      <w:r>
        <w:rPr>
          <w:rFonts w:asciiTheme="minorHAnsi" w:hAnsiTheme="minorHAnsi"/>
          <w:noProof/>
          <w:sz w:val="22"/>
          <w:szCs w:val="22"/>
          <w:lang w:bidi="he-IL"/>
        </w:rPr>
        <w:tab/>
      </w:r>
      <w:r>
        <w:rPr>
          <w:noProof/>
        </w:rPr>
        <w:t>Bridge port  API summary</w:t>
      </w:r>
      <w:r>
        <w:rPr>
          <w:noProof/>
        </w:rPr>
        <w:tab/>
      </w:r>
      <w:r>
        <w:rPr>
          <w:noProof/>
        </w:rPr>
        <w:fldChar w:fldCharType="begin"/>
      </w:r>
      <w:r>
        <w:rPr>
          <w:noProof/>
        </w:rPr>
        <w:instrText xml:space="preserve"> PAGEREF _Toc468125407 \h </w:instrText>
      </w:r>
      <w:r>
        <w:rPr>
          <w:noProof/>
        </w:rPr>
      </w:r>
      <w:r>
        <w:rPr>
          <w:noProof/>
        </w:rPr>
        <w:fldChar w:fldCharType="separate"/>
      </w:r>
      <w:r>
        <w:rPr>
          <w:noProof/>
        </w:rPr>
        <w:t>15</w:t>
      </w:r>
      <w:r>
        <w:rPr>
          <w:noProof/>
        </w:rPr>
        <w:fldChar w:fldCharType="end"/>
      </w:r>
    </w:p>
    <w:p w14:paraId="19DCAC2A"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bridge object</w:t>
      </w:r>
      <w:r>
        <w:rPr>
          <w:noProof/>
        </w:rPr>
        <w:tab/>
      </w:r>
      <w:r>
        <w:rPr>
          <w:noProof/>
        </w:rPr>
        <w:fldChar w:fldCharType="begin"/>
      </w:r>
      <w:r>
        <w:rPr>
          <w:noProof/>
        </w:rPr>
        <w:instrText xml:space="preserve"> PAGEREF _Toc468125408 \h </w:instrText>
      </w:r>
      <w:r>
        <w:rPr>
          <w:noProof/>
        </w:rPr>
      </w:r>
      <w:r>
        <w:rPr>
          <w:noProof/>
        </w:rPr>
        <w:fldChar w:fldCharType="separate"/>
      </w:r>
      <w:r>
        <w:rPr>
          <w:noProof/>
        </w:rPr>
        <w:t>15</w:t>
      </w:r>
      <w:r>
        <w:rPr>
          <w:noProof/>
        </w:rPr>
        <w:fldChar w:fldCharType="end"/>
      </w:r>
    </w:p>
    <w:p w14:paraId="41C59123" w14:textId="77777777" w:rsidR="00734F97" w:rsidRDefault="00734F97">
      <w:pPr>
        <w:pStyle w:val="TOC3"/>
        <w:tabs>
          <w:tab w:val="left" w:pos="1200"/>
          <w:tab w:val="right" w:leader="dot" w:pos="10790"/>
        </w:tabs>
        <w:rPr>
          <w:rFonts w:asciiTheme="minorHAnsi" w:hAnsiTheme="minorHAnsi"/>
          <w:noProof/>
          <w:sz w:val="22"/>
          <w:szCs w:val="22"/>
          <w:lang w:bidi="he-IL"/>
        </w:rPr>
      </w:pPr>
      <w:r>
        <w:rPr>
          <w:noProof/>
        </w:rPr>
        <w:t>5.3.1</w:t>
      </w:r>
      <w:r>
        <w:rPr>
          <w:rFonts w:asciiTheme="minorHAnsi" w:hAnsiTheme="minorHAnsi"/>
          <w:noProof/>
          <w:sz w:val="22"/>
          <w:szCs w:val="22"/>
          <w:lang w:bidi="he-IL"/>
        </w:rPr>
        <w:tab/>
      </w:r>
      <w:r>
        <w:rPr>
          <w:noProof/>
        </w:rPr>
        <w:t>Bridge API summary</w:t>
      </w:r>
      <w:r>
        <w:rPr>
          <w:noProof/>
        </w:rPr>
        <w:tab/>
      </w:r>
      <w:r>
        <w:rPr>
          <w:noProof/>
        </w:rPr>
        <w:fldChar w:fldCharType="begin"/>
      </w:r>
      <w:r>
        <w:rPr>
          <w:noProof/>
        </w:rPr>
        <w:instrText xml:space="preserve"> PAGEREF _Toc468125409 \h </w:instrText>
      </w:r>
      <w:r>
        <w:rPr>
          <w:noProof/>
        </w:rPr>
      </w:r>
      <w:r>
        <w:rPr>
          <w:noProof/>
        </w:rPr>
        <w:fldChar w:fldCharType="separate"/>
      </w:r>
      <w:r>
        <w:rPr>
          <w:noProof/>
        </w:rPr>
        <w:t>16</w:t>
      </w:r>
      <w:r>
        <w:rPr>
          <w:noProof/>
        </w:rPr>
        <w:fldChar w:fldCharType="end"/>
      </w:r>
    </w:p>
    <w:p w14:paraId="535DC94D"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6</w:t>
      </w:r>
      <w:r>
        <w:rPr>
          <w:rFonts w:asciiTheme="minorHAnsi" w:hAnsiTheme="minorHAnsi"/>
          <w:noProof/>
          <w:sz w:val="22"/>
          <w:szCs w:val="22"/>
          <w:lang w:bidi="he-IL"/>
        </w:rPr>
        <w:tab/>
      </w:r>
      <w:r>
        <w:rPr>
          <w:noProof/>
        </w:rPr>
        <w:t>Examples</w:t>
      </w:r>
      <w:r>
        <w:rPr>
          <w:noProof/>
        </w:rPr>
        <w:tab/>
      </w:r>
      <w:r>
        <w:rPr>
          <w:noProof/>
        </w:rPr>
        <w:fldChar w:fldCharType="begin"/>
      </w:r>
      <w:r>
        <w:rPr>
          <w:noProof/>
        </w:rPr>
        <w:instrText xml:space="preserve"> PAGEREF _Toc468125410 \h </w:instrText>
      </w:r>
      <w:r>
        <w:rPr>
          <w:noProof/>
        </w:rPr>
      </w:r>
      <w:r>
        <w:rPr>
          <w:noProof/>
        </w:rPr>
        <w:fldChar w:fldCharType="separate"/>
      </w:r>
      <w:r>
        <w:rPr>
          <w:noProof/>
        </w:rPr>
        <w:t>16</w:t>
      </w:r>
      <w:r>
        <w:rPr>
          <w:noProof/>
        </w:rPr>
        <w:fldChar w:fldCharType="end"/>
      </w:r>
    </w:p>
    <w:p w14:paraId="500063CA"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6.1</w:t>
      </w:r>
      <w:r>
        <w:rPr>
          <w:rFonts w:asciiTheme="minorHAnsi" w:hAnsiTheme="minorHAnsi"/>
          <w:noProof/>
          <w:sz w:val="22"/>
          <w:szCs w:val="22"/>
          <w:lang w:bidi="he-IL"/>
        </w:rPr>
        <w:tab/>
      </w:r>
      <w:r>
        <w:rPr>
          <w:noProof/>
        </w:rPr>
        <w:t>1.D bridge with router example</w:t>
      </w:r>
      <w:r>
        <w:rPr>
          <w:noProof/>
        </w:rPr>
        <w:tab/>
      </w:r>
      <w:r>
        <w:rPr>
          <w:noProof/>
        </w:rPr>
        <w:fldChar w:fldCharType="begin"/>
      </w:r>
      <w:r>
        <w:rPr>
          <w:noProof/>
        </w:rPr>
        <w:instrText xml:space="preserve"> PAGEREF _Toc468125411 \h </w:instrText>
      </w:r>
      <w:r>
        <w:rPr>
          <w:noProof/>
        </w:rPr>
      </w:r>
      <w:r>
        <w:rPr>
          <w:noProof/>
        </w:rPr>
        <w:fldChar w:fldCharType="separate"/>
      </w:r>
      <w:r>
        <w:rPr>
          <w:noProof/>
        </w:rPr>
        <w:t>16</w:t>
      </w:r>
      <w:r>
        <w:rPr>
          <w:noProof/>
        </w:rPr>
        <w:fldChar w:fldCharType="end"/>
      </w:r>
    </w:p>
    <w:p w14:paraId="3A012DE6"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6.2</w:t>
      </w:r>
      <w:r>
        <w:rPr>
          <w:rFonts w:asciiTheme="minorHAnsi" w:hAnsiTheme="minorHAnsi"/>
          <w:noProof/>
          <w:sz w:val="22"/>
          <w:szCs w:val="22"/>
          <w:lang w:bidi="he-IL"/>
        </w:rPr>
        <w:tab/>
      </w:r>
      <w:r>
        <w:rPr>
          <w:noProof/>
        </w:rPr>
        <w:t>1.Q bridge with router example</w:t>
      </w:r>
      <w:r>
        <w:rPr>
          <w:noProof/>
        </w:rPr>
        <w:tab/>
      </w:r>
      <w:r>
        <w:rPr>
          <w:noProof/>
        </w:rPr>
        <w:fldChar w:fldCharType="begin"/>
      </w:r>
      <w:r>
        <w:rPr>
          <w:noProof/>
        </w:rPr>
        <w:instrText xml:space="preserve"> PAGEREF _Toc468125412 \h </w:instrText>
      </w:r>
      <w:r>
        <w:rPr>
          <w:noProof/>
        </w:rPr>
      </w:r>
      <w:r>
        <w:rPr>
          <w:noProof/>
        </w:rPr>
        <w:fldChar w:fldCharType="separate"/>
      </w:r>
      <w:r>
        <w:rPr>
          <w:noProof/>
        </w:rPr>
        <w:t>19</w:t>
      </w:r>
      <w:r>
        <w:rPr>
          <w:noProof/>
        </w:rPr>
        <w:fldChar w:fldCharType="end"/>
      </w:r>
    </w:p>
    <w:p w14:paraId="5A4AB183" w14:textId="77777777" w:rsidR="00734F97" w:rsidRDefault="00734F97">
      <w:pPr>
        <w:pStyle w:val="TOC2"/>
        <w:tabs>
          <w:tab w:val="left" w:pos="960"/>
          <w:tab w:val="right" w:leader="dot" w:pos="10790"/>
        </w:tabs>
        <w:rPr>
          <w:rFonts w:asciiTheme="minorHAnsi" w:hAnsiTheme="minorHAnsi"/>
          <w:noProof/>
          <w:sz w:val="22"/>
          <w:szCs w:val="22"/>
          <w:lang w:bidi="he-IL"/>
        </w:rPr>
      </w:pPr>
      <w:r>
        <w:rPr>
          <w:noProof/>
        </w:rPr>
        <w:t>6.3</w:t>
      </w:r>
      <w:r>
        <w:rPr>
          <w:rFonts w:asciiTheme="minorHAnsi" w:hAnsiTheme="minorHAnsi"/>
          <w:noProof/>
          <w:sz w:val="22"/>
          <w:szCs w:val="22"/>
          <w:lang w:bidi="he-IL"/>
        </w:rPr>
        <w:tab/>
      </w:r>
      <w:r>
        <w:rPr>
          <w:noProof/>
        </w:rPr>
        <w:t>1.D bridge with VXlan  example</w:t>
      </w:r>
      <w:r>
        <w:rPr>
          <w:noProof/>
        </w:rPr>
        <w:tab/>
      </w:r>
      <w:r>
        <w:rPr>
          <w:noProof/>
        </w:rPr>
        <w:fldChar w:fldCharType="begin"/>
      </w:r>
      <w:r>
        <w:rPr>
          <w:noProof/>
        </w:rPr>
        <w:instrText xml:space="preserve"> PAGEREF _Toc468125413 \h </w:instrText>
      </w:r>
      <w:r>
        <w:rPr>
          <w:noProof/>
        </w:rPr>
      </w:r>
      <w:r>
        <w:rPr>
          <w:noProof/>
        </w:rPr>
        <w:fldChar w:fldCharType="separate"/>
      </w:r>
      <w:r>
        <w:rPr>
          <w:noProof/>
        </w:rPr>
        <w:t>20</w:t>
      </w:r>
      <w:r>
        <w:rPr>
          <w:noProof/>
        </w:rPr>
        <w:fldChar w:fldCharType="end"/>
      </w:r>
    </w:p>
    <w:p w14:paraId="7E88CA13" w14:textId="77777777" w:rsidR="00734F97" w:rsidRDefault="00734F97">
      <w:pPr>
        <w:pStyle w:val="TOC1"/>
        <w:tabs>
          <w:tab w:val="left" w:pos="480"/>
          <w:tab w:val="right" w:leader="dot" w:pos="10790"/>
        </w:tabs>
        <w:rPr>
          <w:rFonts w:asciiTheme="minorHAnsi" w:hAnsiTheme="minorHAnsi"/>
          <w:noProof/>
          <w:sz w:val="22"/>
          <w:szCs w:val="22"/>
          <w:lang w:bidi="he-IL"/>
        </w:rPr>
      </w:pPr>
      <w:r>
        <w:rPr>
          <w:noProof/>
        </w:rPr>
        <w:t>7</w:t>
      </w:r>
      <w:r>
        <w:rPr>
          <w:rFonts w:asciiTheme="minorHAnsi" w:hAnsiTheme="minorHAnsi"/>
          <w:noProof/>
          <w:sz w:val="22"/>
          <w:szCs w:val="22"/>
          <w:lang w:bidi="he-IL"/>
        </w:rPr>
        <w:tab/>
      </w:r>
      <w:r>
        <w:rPr>
          <w:noProof/>
        </w:rPr>
        <w:t>References</w:t>
      </w:r>
      <w:r>
        <w:rPr>
          <w:noProof/>
        </w:rPr>
        <w:tab/>
      </w:r>
      <w:r>
        <w:rPr>
          <w:noProof/>
        </w:rPr>
        <w:fldChar w:fldCharType="begin"/>
      </w:r>
      <w:r>
        <w:rPr>
          <w:noProof/>
        </w:rPr>
        <w:instrText xml:space="preserve"> PAGEREF _Toc468125414 \h </w:instrText>
      </w:r>
      <w:r>
        <w:rPr>
          <w:noProof/>
        </w:rPr>
      </w:r>
      <w:r>
        <w:rPr>
          <w:noProof/>
        </w:rPr>
        <w:fldChar w:fldCharType="separate"/>
      </w:r>
      <w:r>
        <w:rPr>
          <w:noProof/>
        </w:rPr>
        <w:t>22</w:t>
      </w:r>
      <w:r>
        <w:rPr>
          <w:noProof/>
        </w:rPr>
        <w:fldChar w:fldCharType="end"/>
      </w:r>
    </w:p>
    <w:p w14:paraId="07C8BBA6"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fldChar w:fldCharType="end"/>
      </w:r>
      <w:r>
        <w:rPr>
          <w:sz w:val="36"/>
          <w:szCs w:val="40"/>
        </w:rPr>
        <w:br w:type="page"/>
      </w:r>
    </w:p>
    <w:p w14:paraId="3AD387CD" w14:textId="77777777" w:rsidR="006E7377" w:rsidRDefault="006E7377" w:rsidP="00B05136">
      <w:pPr>
        <w:pStyle w:val="Heading1"/>
      </w:pPr>
      <w:bookmarkStart w:id="0" w:name="_Toc468125384"/>
      <w:r w:rsidRPr="004E3CB6">
        <w:lastRenderedPageBreak/>
        <w:t>Overview</w:t>
      </w:r>
      <w:bookmarkEnd w:id="0"/>
    </w:p>
    <w:p w14:paraId="600D9BA9" w14:textId="77777777" w:rsidR="00034CD3" w:rsidRPr="00034CD3" w:rsidRDefault="00034CD3" w:rsidP="00034CD3">
      <w:r>
        <w:t xml:space="preserve">The proposal contain three prats  </w:t>
      </w:r>
    </w:p>
    <w:p w14:paraId="05199A95" w14:textId="77777777" w:rsidR="00696701" w:rsidRDefault="00696701" w:rsidP="00034CD3">
      <w:pPr>
        <w:pStyle w:val="ListParagraph"/>
        <w:numPr>
          <w:ilvl w:val="0"/>
          <w:numId w:val="24"/>
        </w:numPr>
      </w:pPr>
      <w:r>
        <w:t>In order build a discrete pipeline and well define layers additional set of</w:t>
      </w:r>
      <w:r w:rsidR="006A670F">
        <w:t xml:space="preserve"> object are needed - Bridge ports.</w:t>
      </w:r>
      <w:r>
        <w:t xml:space="preserve"> Currently when entering the switch we have -&gt; ingress port /LAG</w:t>
      </w:r>
      <w:r w:rsidR="006A670F">
        <w:t>, w</w:t>
      </w:r>
      <w:r>
        <w:t>hen entering a router we have SAI RIF</w:t>
      </w:r>
      <w:r w:rsidR="006A670F">
        <w:t>.</w:t>
      </w:r>
      <w:r>
        <w:t xml:space="preserve"> A bridge port object is missing</w:t>
      </w:r>
      <w:r w:rsidR="006A670F">
        <w:t>.</w:t>
      </w:r>
    </w:p>
    <w:p w14:paraId="424C0718" w14:textId="77777777" w:rsidR="00034CD3" w:rsidRDefault="006A670F" w:rsidP="00034CD3">
      <w:pPr>
        <w:pStyle w:val="ListParagraph"/>
        <w:numPr>
          <w:ilvl w:val="0"/>
          <w:numId w:val="24"/>
        </w:numPr>
      </w:pPr>
      <w:r>
        <w:t>I</w:t>
      </w:r>
      <w:r w:rsidR="00D05114">
        <w:t xml:space="preserve">ncrease SAI 4k vlan broadcast domain </w:t>
      </w:r>
      <w:r w:rsidR="00034CD3">
        <w:t xml:space="preserve"> by adding multiple vlan unaware bridges (.1D)  to t</w:t>
      </w:r>
      <w:r w:rsidR="00F86FBA">
        <w:t>h</w:t>
      </w:r>
      <w:r w:rsidR="00034CD3">
        <w:t xml:space="preserve">e existing Vlan aware bridge (1.Q) </w:t>
      </w:r>
    </w:p>
    <w:p w14:paraId="79B8E9B3" w14:textId="77777777" w:rsidR="00D05114" w:rsidRDefault="009D2C4C" w:rsidP="00034CD3">
      <w:pPr>
        <w:pStyle w:val="ListParagraph"/>
        <w:numPr>
          <w:ilvl w:val="0"/>
          <w:numId w:val="24"/>
        </w:numPr>
      </w:pPr>
      <w:r>
        <w:t>A</w:t>
      </w:r>
      <w:r w:rsidR="00034CD3">
        <w:t xml:space="preserve">dd an ability to define an interface base on {port,vlan} were interface can be router interface or bridge interface     </w:t>
      </w:r>
    </w:p>
    <w:p w14:paraId="45EA6AE4" w14:textId="77777777" w:rsidR="00034CD3" w:rsidRDefault="00034CD3" w:rsidP="00034CD3">
      <w:pPr>
        <w:pStyle w:val="Heading1"/>
      </w:pPr>
      <w:bookmarkStart w:id="1" w:name="_Toc468125385"/>
      <w:r>
        <w:t>Sub port interface</w:t>
      </w:r>
      <w:bookmarkEnd w:id="1"/>
      <w:r>
        <w:t xml:space="preserve">  </w:t>
      </w:r>
    </w:p>
    <w:p w14:paraId="4D139833" w14:textId="77777777" w:rsidR="00034CD3" w:rsidRDefault="00034CD3" w:rsidP="00034CD3">
      <w:r>
        <w:t xml:space="preserve">Ability to define an interface base on {port,vlan} were interface can be router interface or bridge interface     </w:t>
      </w:r>
    </w:p>
    <w:p w14:paraId="03C2C189" w14:textId="77777777" w:rsidR="001A6634" w:rsidRDefault="001A6634" w:rsidP="00696701"/>
    <w:commentRangeStart w:id="2"/>
    <w:commentRangeStart w:id="3"/>
    <w:p w14:paraId="6187528D" w14:textId="77777777" w:rsidR="004C754F" w:rsidRDefault="00E263BB" w:rsidP="004C754F">
      <w:r w:rsidRPr="00095F67">
        <w:object w:dxaOrig="23002" w:dyaOrig="11607" w14:anchorId="7446D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272.25pt" o:ole="">
            <v:imagedata r:id="rId9" o:title=""/>
          </v:shape>
          <o:OLEObject Type="Embed" ProgID="Visio.Drawing.11" ShapeID="_x0000_i1025" DrawAspect="Content" ObjectID="_1541867317" r:id="rId10"/>
        </w:object>
      </w:r>
      <w:commentRangeEnd w:id="2"/>
      <w:r w:rsidR="00CF2C17">
        <w:rPr>
          <w:rStyle w:val="CommentReference"/>
        </w:rPr>
        <w:commentReference w:id="2"/>
      </w:r>
      <w:commentRangeEnd w:id="3"/>
      <w:r w:rsidR="00F70D94">
        <w:rPr>
          <w:rStyle w:val="CommentReference"/>
        </w:rPr>
        <w:commentReference w:id="3"/>
      </w:r>
    </w:p>
    <w:p w14:paraId="1F76C464" w14:textId="77777777" w:rsidR="004C754F" w:rsidRDefault="004C754F" w:rsidP="004C754F">
      <w:pPr>
        <w:pStyle w:val="Heading2"/>
      </w:pPr>
      <w:bookmarkStart w:id="4" w:name="_Toc468125386"/>
      <w:r>
        <w:t>New port type attribute</w:t>
      </w:r>
      <w:bookmarkEnd w:id="4"/>
      <w:r>
        <w:t xml:space="preserve"> </w:t>
      </w:r>
    </w:p>
    <w:p w14:paraId="2A58E9A6" w14:textId="77777777" w:rsidR="004C754F" w:rsidRDefault="004C754F" w:rsidP="004C754F">
      <w:r>
        <w:t>Control on the port mode optional modes</w:t>
      </w:r>
    </w:p>
    <w:p w14:paraId="30085D6C" w14:textId="77777777" w:rsidR="004C754F" w:rsidRDefault="004C754F" w:rsidP="004C754F">
      <w:pPr>
        <w:pStyle w:val="ListParagraph"/>
        <w:numPr>
          <w:ilvl w:val="0"/>
          <w:numId w:val="25"/>
        </w:numPr>
      </w:pPr>
      <w:r>
        <w:t xml:space="preserve">Port – legacy </w:t>
      </w:r>
    </w:p>
    <w:p w14:paraId="4BF4C316" w14:textId="77777777" w:rsidR="004C754F" w:rsidRDefault="00BE1BA3" w:rsidP="004C754F">
      <w:pPr>
        <w:pStyle w:val="ListParagraph"/>
        <w:numPr>
          <w:ilvl w:val="0"/>
          <w:numId w:val="25"/>
        </w:numPr>
      </w:pPr>
      <w:r>
        <w:t>Sub port- port is split</w:t>
      </w:r>
      <w:r w:rsidR="004C754F">
        <w:t xml:space="preserve"> into logical interfaces</w:t>
      </w:r>
      <w:r>
        <w:t>,</w:t>
      </w:r>
      <w:r w:rsidR="004C754F">
        <w:t xml:space="preserve"> each interface is define</w:t>
      </w:r>
      <w:r>
        <w:t>d</w:t>
      </w:r>
      <w:r w:rsidR="004C754F">
        <w:t xml:space="preserve"> by {port,vlan} </w:t>
      </w:r>
    </w:p>
    <w:p w14:paraId="07ED0E71" w14:textId="77777777" w:rsidR="00BC2AE2" w:rsidRDefault="0006687C" w:rsidP="00BC2AE2">
      <w:pPr>
        <w:pStyle w:val="Heading2"/>
      </w:pPr>
      <w:bookmarkStart w:id="5" w:name="_Toc468125387"/>
      <w:commentRangeStart w:id="6"/>
      <w:commentRangeStart w:id="7"/>
      <w:r>
        <w:lastRenderedPageBreak/>
        <w:t>Example</w:t>
      </w:r>
      <w:r w:rsidR="00EA5506">
        <w:t xml:space="preserve"> </w:t>
      </w:r>
      <w:commentRangeEnd w:id="6"/>
      <w:r w:rsidR="00CF2C17">
        <w:rPr>
          <w:rStyle w:val="CommentReference"/>
          <w:rFonts w:ascii="Calibri" w:eastAsiaTheme="minorEastAsia" w:hAnsi="Calibri" w:cstheme="minorBidi"/>
          <w:bCs w:val="0"/>
          <w:color w:val="auto"/>
        </w:rPr>
        <w:commentReference w:id="6"/>
      </w:r>
      <w:commentRangeEnd w:id="7"/>
      <w:r w:rsidR="00F70D94">
        <w:rPr>
          <w:rStyle w:val="CommentReference"/>
          <w:rFonts w:ascii="Calibri" w:eastAsiaTheme="minorEastAsia" w:hAnsi="Calibri" w:cstheme="minorBidi"/>
          <w:bCs w:val="0"/>
          <w:color w:val="auto"/>
        </w:rPr>
        <w:commentReference w:id="7"/>
      </w:r>
      <w:r w:rsidR="00EA5506">
        <w:t xml:space="preserve">- </w:t>
      </w:r>
      <w:r w:rsidR="00BC2AE2">
        <w:t>Router sub port flow</w:t>
      </w:r>
      <w:bookmarkEnd w:id="5"/>
      <w:r w:rsidR="00BC2AE2">
        <w:t xml:space="preserve"> </w:t>
      </w:r>
    </w:p>
    <w:commentRangeStart w:id="8"/>
    <w:commentRangeStart w:id="9"/>
    <w:p w14:paraId="2C4FCAA9" w14:textId="77777777" w:rsidR="00EA5506" w:rsidRDefault="00EA5506" w:rsidP="00C136F4">
      <w:r>
        <w:object w:dxaOrig="21742" w:dyaOrig="7685" w14:anchorId="5D46F1ED">
          <v:shape id="_x0000_i1026" type="#_x0000_t75" style="width:543.75pt;height:192.75pt" o:ole="">
            <v:imagedata r:id="rId13" o:title=""/>
          </v:shape>
          <o:OLEObject Type="Embed" ProgID="Visio.Drawing.15" ShapeID="_x0000_i1026" DrawAspect="Content" ObjectID="_1541867318" r:id="rId14"/>
        </w:object>
      </w:r>
      <w:commentRangeEnd w:id="8"/>
      <w:r w:rsidR="005521CB">
        <w:rPr>
          <w:rStyle w:val="CommentReference"/>
        </w:rPr>
        <w:commentReference w:id="8"/>
      </w:r>
      <w:commentRangeEnd w:id="9"/>
      <w:r w:rsidR="005801E7">
        <w:rPr>
          <w:rStyle w:val="CommentReference"/>
        </w:rPr>
        <w:commentReference w:id="9"/>
      </w:r>
    </w:p>
    <w:p w14:paraId="0C1E856C" w14:textId="77777777" w:rsidR="00E263BB" w:rsidRDefault="0006687C" w:rsidP="00EA5506">
      <w:pPr>
        <w:pStyle w:val="Heading1"/>
      </w:pPr>
      <w:bookmarkStart w:id="10" w:name="_Toc468125388"/>
      <w:r>
        <w:t>Non v</w:t>
      </w:r>
      <w:r w:rsidR="004C754F">
        <w:t xml:space="preserve">lan aware bridge </w:t>
      </w:r>
      <w:r w:rsidR="00E263BB">
        <w:t>domains (</w:t>
      </w:r>
      <w:r w:rsidR="004C754F">
        <w:t xml:space="preserve">.1D </w:t>
      </w:r>
      <w:r>
        <w:t>Bridges</w:t>
      </w:r>
      <w:r w:rsidR="00E263BB">
        <w:t>)</w:t>
      </w:r>
      <w:bookmarkEnd w:id="10"/>
      <w:r w:rsidR="004C754F">
        <w:t xml:space="preserve">   </w:t>
      </w:r>
    </w:p>
    <w:p w14:paraId="09F1336A" w14:textId="77777777" w:rsidR="00E263BB" w:rsidRDefault="00E263BB" w:rsidP="00E263BB">
      <w:r>
        <w:t>Increase SAI 4k vlan broadcast domain by adding multiple vlan unaware bridges (.1D</w:t>
      </w:r>
      <w:r w:rsidR="0006687C">
        <w:t>) to the existing v</w:t>
      </w:r>
      <w:r>
        <w:t>lan aware bridge (1.Q)</w:t>
      </w:r>
    </w:p>
    <w:p w14:paraId="054E1F4F" w14:textId="77777777" w:rsidR="00E263BB" w:rsidRDefault="00E263BB" w:rsidP="00E263BB">
      <w:r>
        <w:t xml:space="preserve">Add ability </w:t>
      </w:r>
      <w:r w:rsidR="0006687C">
        <w:t>to create Non vlan aware bridge object</w:t>
      </w:r>
      <w:r>
        <w:t xml:space="preserve"> </w:t>
      </w:r>
    </w:p>
    <w:p w14:paraId="2113DD36" w14:textId="77777777" w:rsidR="00E263BB" w:rsidRDefault="00EA5506" w:rsidP="00E263BB">
      <w:r>
        <w:t xml:space="preserve">Add ability to </w:t>
      </w:r>
      <w:r w:rsidR="0006687C">
        <w:t>bind an</w:t>
      </w:r>
      <w:r w:rsidR="00E263BB">
        <w:t xml:space="preserve"> "interface" to the a .1D bridge</w:t>
      </w:r>
    </w:p>
    <w:p w14:paraId="121A2D59" w14:textId="77777777" w:rsidR="00E263BB" w:rsidRDefault="00E263BB" w:rsidP="00E263BB">
      <w:pPr>
        <w:pStyle w:val="ListParagraph"/>
        <w:numPr>
          <w:ilvl w:val="0"/>
          <w:numId w:val="26"/>
        </w:numPr>
      </w:pPr>
      <w:commentRangeStart w:id="11"/>
      <w:commentRangeStart w:id="12"/>
      <w:r>
        <w:t xml:space="preserve">only interface type {port,vlan}   </w:t>
      </w:r>
      <w:commentRangeEnd w:id="11"/>
      <w:r w:rsidR="005521CB">
        <w:rPr>
          <w:rStyle w:val="CommentReference"/>
        </w:rPr>
        <w:commentReference w:id="11"/>
      </w:r>
      <w:commentRangeEnd w:id="12"/>
      <w:r w:rsidR="005801E7">
        <w:rPr>
          <w:rStyle w:val="CommentReference"/>
        </w:rPr>
        <w:commentReference w:id="12"/>
      </w:r>
    </w:p>
    <w:p w14:paraId="114A62D0" w14:textId="77777777" w:rsidR="0006687C" w:rsidRDefault="0006687C" w:rsidP="0006687C">
      <w:pPr>
        <w:pStyle w:val="ListParagraph"/>
      </w:pPr>
      <w:r>
        <w:t xml:space="preserve">Please note that since PVID assignment is done prior to the interface classification untagged packets </w:t>
      </w:r>
    </w:p>
    <w:p w14:paraId="6DBD70DE" w14:textId="77777777" w:rsidR="0006687C" w:rsidRDefault="00385D41" w:rsidP="0006687C">
      <w:pPr>
        <w:pStyle w:val="ListParagraph"/>
      </w:pPr>
      <w:r>
        <w:t>can be classified</w:t>
      </w:r>
      <w:r w:rsidR="0006687C">
        <w:t xml:space="preserve"> base</w:t>
      </w:r>
      <w:r>
        <w:t>d</w:t>
      </w:r>
      <w:r w:rsidR="0006687C">
        <w:t xml:space="preserve"> on {port,PVID}  </w:t>
      </w:r>
    </w:p>
    <w:p w14:paraId="179FF467" w14:textId="77777777" w:rsidR="004C754F" w:rsidRDefault="00A87CDE" w:rsidP="00BC2AE2">
      <w:pPr>
        <w:jc w:val="center"/>
      </w:pPr>
      <w:r w:rsidRPr="00034CD3">
        <w:object w:dxaOrig="14987" w:dyaOrig="15720" w14:anchorId="05BC005F">
          <v:shape id="_x0000_i1027" type="#_x0000_t75" style="width:351.75pt;height:369pt" o:ole="">
            <v:imagedata r:id="rId15" o:title=""/>
          </v:shape>
          <o:OLEObject Type="Embed" ProgID="Visio.Drawing.11" ShapeID="_x0000_i1027" DrawAspect="Content" ObjectID="_1541867319" r:id="rId16"/>
        </w:object>
      </w:r>
    </w:p>
    <w:p w14:paraId="6E6FE1B7" w14:textId="77777777" w:rsidR="00BC2AE2" w:rsidRDefault="00BC2AE2" w:rsidP="00BC2AE2">
      <w:pPr>
        <w:pStyle w:val="Heading2"/>
      </w:pPr>
      <w:bookmarkStart w:id="13" w:name="_Toc468125389"/>
      <w:r>
        <w:t>Non Vlan aware bridge flows</w:t>
      </w:r>
      <w:bookmarkEnd w:id="13"/>
      <w:r>
        <w:t xml:space="preserve"> </w:t>
      </w:r>
    </w:p>
    <w:p w14:paraId="55332290" w14:textId="77777777" w:rsidR="00BC2AE2" w:rsidRDefault="00EA5506" w:rsidP="00BC2AE2">
      <w:pPr>
        <w:jc w:val="center"/>
      </w:pPr>
      <w:r>
        <w:object w:dxaOrig="19977" w:dyaOrig="8812" w14:anchorId="1866E5E0">
          <v:shape id="_x0000_i1028" type="#_x0000_t75" style="width:539.25pt;height:237.75pt" o:ole="">
            <v:imagedata r:id="rId17" o:title=""/>
          </v:shape>
          <o:OLEObject Type="Embed" ProgID="Visio.Drawing.15" ShapeID="_x0000_i1028" DrawAspect="Content" ObjectID="_1541867320" r:id="rId18"/>
        </w:object>
      </w:r>
    </w:p>
    <w:p w14:paraId="25C1DC89" w14:textId="77777777" w:rsidR="00BC2AE2" w:rsidRDefault="00BC2AE2" w:rsidP="00BC2AE2">
      <w:pPr>
        <w:jc w:val="center"/>
      </w:pPr>
    </w:p>
    <w:p w14:paraId="19362EAA" w14:textId="77777777" w:rsidR="00EA5506" w:rsidRDefault="00EA5506" w:rsidP="00EA5506">
      <w:pPr>
        <w:pStyle w:val="Heading1"/>
        <w:numPr>
          <w:ilvl w:val="0"/>
          <w:numId w:val="0"/>
        </w:numPr>
        <w:ind w:left="432"/>
      </w:pPr>
    </w:p>
    <w:p w14:paraId="4EA900C1" w14:textId="77777777" w:rsidR="00034CD3" w:rsidRDefault="00696701" w:rsidP="00034CD3">
      <w:pPr>
        <w:pStyle w:val="Heading1"/>
      </w:pPr>
      <w:bookmarkStart w:id="14" w:name="_Toc468125390"/>
      <w:r>
        <w:t>Bridge port</w:t>
      </w:r>
      <w:r w:rsidR="00034CD3">
        <w:t>s</w:t>
      </w:r>
      <w:bookmarkEnd w:id="14"/>
    </w:p>
    <w:p w14:paraId="448ED384" w14:textId="77777777" w:rsidR="00EA5506" w:rsidRDefault="00EA5506" w:rsidP="00EA5506">
      <w:r>
        <w:t>In order build a discrete pipeline and well define</w:t>
      </w:r>
      <w:r w:rsidR="00B16BBB">
        <w:t>d</w:t>
      </w:r>
      <w:r>
        <w:t xml:space="preserve"> layers</w:t>
      </w:r>
      <w:r w:rsidR="00B16BBB">
        <w:t>,</w:t>
      </w:r>
      <w:r>
        <w:t xml:space="preserve"> additional set of object are needed </w:t>
      </w:r>
      <w:r w:rsidR="00B16BBB">
        <w:t>- Bridge ports.</w:t>
      </w:r>
      <w:r>
        <w:t xml:space="preserve"> Currently when entering the switch we have -&gt; ingress port /LAG</w:t>
      </w:r>
      <w:r w:rsidR="00B16BBB">
        <w:t>, w</w:t>
      </w:r>
      <w:r>
        <w:t>hen entering a router we have SAI RIF</w:t>
      </w:r>
      <w:r w:rsidR="00B16BBB">
        <w:t>.</w:t>
      </w:r>
      <w:r>
        <w:t xml:space="preserve"> A bridge port object is missing</w:t>
      </w:r>
      <w:r w:rsidR="00B16BBB">
        <w:t>.</w:t>
      </w:r>
    </w:p>
    <w:p w14:paraId="36553BE8" w14:textId="77777777" w:rsidR="00B10A85" w:rsidRDefault="00B10A85" w:rsidP="00B10A85">
      <w:pPr>
        <w:pStyle w:val="Heading2"/>
      </w:pPr>
      <w:bookmarkStart w:id="15" w:name="_Toc468125391"/>
      <w:r>
        <w:t>SAI bridge/router object current state</w:t>
      </w:r>
      <w:bookmarkEnd w:id="15"/>
      <w:r>
        <w:t xml:space="preserve"> </w:t>
      </w:r>
    </w:p>
    <w:p w14:paraId="7EE7FBA9" w14:textId="77777777" w:rsidR="00095F67" w:rsidRDefault="00095F67" w:rsidP="00EA5506"/>
    <w:commentRangeStart w:id="16"/>
    <w:commentRangeStart w:id="17"/>
    <w:p w14:paraId="24AE6E12" w14:textId="77777777" w:rsidR="00B10A85" w:rsidRDefault="00A87CDE" w:rsidP="00B10A85">
      <w:pPr>
        <w:jc w:val="center"/>
      </w:pPr>
      <w:r w:rsidRPr="00095F67">
        <w:object w:dxaOrig="19185" w:dyaOrig="14982" w14:anchorId="3E8D800B">
          <v:shape id="_x0000_i1029" type="#_x0000_t75" style="width:327pt;height:255.75pt" o:ole="">
            <v:imagedata r:id="rId19" o:title=""/>
          </v:shape>
          <o:OLEObject Type="Embed" ProgID="Visio.Drawing.11" ShapeID="_x0000_i1029" DrawAspect="Content" ObjectID="_1541867321" r:id="rId20"/>
        </w:object>
      </w:r>
      <w:commentRangeEnd w:id="16"/>
      <w:r w:rsidR="005521CB">
        <w:rPr>
          <w:rStyle w:val="CommentReference"/>
        </w:rPr>
        <w:commentReference w:id="16"/>
      </w:r>
      <w:commentRangeEnd w:id="17"/>
      <w:r w:rsidR="00F70D94">
        <w:rPr>
          <w:rStyle w:val="CommentReference"/>
        </w:rPr>
        <w:commentReference w:id="17"/>
      </w:r>
    </w:p>
    <w:p w14:paraId="52C15CC3" w14:textId="77777777" w:rsidR="00B10A85" w:rsidRDefault="00B10A85" w:rsidP="00B10A85">
      <w:pPr>
        <w:jc w:val="center"/>
      </w:pPr>
    </w:p>
    <w:p w14:paraId="5F1095D5" w14:textId="77777777" w:rsidR="00B10A85" w:rsidRDefault="00B10A85" w:rsidP="00B10A85">
      <w:pPr>
        <w:pStyle w:val="Heading2"/>
      </w:pPr>
      <w:bookmarkStart w:id="18" w:name="_Toc468125392"/>
      <w:r>
        <w:lastRenderedPageBreak/>
        <w:t>SAI bridge/router object proposed state</w:t>
      </w:r>
      <w:bookmarkEnd w:id="18"/>
      <w:r>
        <w:t xml:space="preserve"> </w:t>
      </w:r>
    </w:p>
    <w:p w14:paraId="1A50E2EC" w14:textId="77777777" w:rsidR="00B10A85" w:rsidRDefault="00A87CDE" w:rsidP="00B10A85">
      <w:pPr>
        <w:jc w:val="center"/>
      </w:pPr>
      <w:r w:rsidRPr="00095F67">
        <w:object w:dxaOrig="20100" w:dyaOrig="18058" w14:anchorId="5575EC47">
          <v:shape id="_x0000_i1030" type="#_x0000_t75" style="width:342.75pt;height:308.25pt" o:ole="">
            <v:imagedata r:id="rId21" o:title=""/>
          </v:shape>
          <o:OLEObject Type="Embed" ProgID="Visio.Drawing.11" ShapeID="_x0000_i1030" DrawAspect="Content" ObjectID="_1541867322" r:id="rId22"/>
        </w:object>
      </w:r>
    </w:p>
    <w:p w14:paraId="2C1E49B5" w14:textId="77777777" w:rsidR="00B10A85" w:rsidRDefault="00B10A85" w:rsidP="00B10A85">
      <w:pPr>
        <w:jc w:val="center"/>
      </w:pPr>
    </w:p>
    <w:p w14:paraId="20FE73A8" w14:textId="77777777" w:rsidR="00696701" w:rsidRDefault="00034CD3" w:rsidP="00B10A85">
      <w:pPr>
        <w:pStyle w:val="Heading2"/>
      </w:pPr>
      <w:bookmarkStart w:id="19" w:name="_Toc468125393"/>
      <w:r>
        <w:t xml:space="preserve">Bridge port </w:t>
      </w:r>
      <w:r w:rsidR="00EA5506">
        <w:t>type types</w:t>
      </w:r>
      <w:bookmarkEnd w:id="19"/>
    </w:p>
    <w:p w14:paraId="5CA7B1C5" w14:textId="77777777" w:rsidR="00696701" w:rsidRDefault="00696701" w:rsidP="00696701">
      <w:r>
        <w:t>Port – represent</w:t>
      </w:r>
      <w:r w:rsidR="00231F58">
        <w:t>s</w:t>
      </w:r>
      <w:r>
        <w:t xml:space="preserve"> phy port or LAG traditional .1Q bridge port  </w:t>
      </w:r>
    </w:p>
    <w:p w14:paraId="285BC62F" w14:textId="77777777" w:rsidR="00696701" w:rsidRDefault="00696701" w:rsidP="00696701">
      <w:r>
        <w:t>Vpo</w:t>
      </w:r>
      <w:r w:rsidR="00231F58">
        <w:t xml:space="preserve">rt - represents phy port or LAG vlan </w:t>
      </w:r>
      <w:r>
        <w:t>.</w:t>
      </w:r>
      <w:commentRangeStart w:id="20"/>
      <w:commentRangeStart w:id="21"/>
      <w:r>
        <w:t>1</w:t>
      </w:r>
      <w:r w:rsidR="005801E7">
        <w:t>D</w:t>
      </w:r>
      <w:r w:rsidR="00231F58">
        <w:t xml:space="preserve"> bridge port</w:t>
      </w:r>
      <w:r>
        <w:t xml:space="preserve"> </w:t>
      </w:r>
      <w:commentRangeEnd w:id="20"/>
      <w:r w:rsidR="005521CB">
        <w:rPr>
          <w:rStyle w:val="CommentReference"/>
        </w:rPr>
        <w:commentReference w:id="20"/>
      </w:r>
      <w:commentRangeEnd w:id="21"/>
      <w:r w:rsidR="005801E7">
        <w:rPr>
          <w:rStyle w:val="CommentReference"/>
        </w:rPr>
        <w:commentReference w:id="21"/>
      </w:r>
      <w:r>
        <w:t xml:space="preserve">interface   </w:t>
      </w:r>
    </w:p>
    <w:p w14:paraId="63CEB6F7" w14:textId="77777777" w:rsidR="00696701" w:rsidRDefault="00696701" w:rsidP="00696701">
      <w:r>
        <w:t>Router - represent</w:t>
      </w:r>
      <w:r w:rsidR="00231F58">
        <w:t>s</w:t>
      </w:r>
      <w:r>
        <w:t xml:space="preserve"> the port that connect</w:t>
      </w:r>
      <w:r w:rsidR="00231F58">
        <w:t>s</w:t>
      </w:r>
      <w:r>
        <w:t xml:space="preserve"> the bridge to the router  </w:t>
      </w:r>
    </w:p>
    <w:p w14:paraId="0C4DFCEC" w14:textId="77777777" w:rsidR="00696701" w:rsidRDefault="00696701" w:rsidP="00696701">
      <w:r>
        <w:t>Tunnel - represent</w:t>
      </w:r>
      <w:r w:rsidR="00231F58">
        <w:t>s</w:t>
      </w:r>
      <w:r>
        <w:t xml:space="preserve"> the port that connect</w:t>
      </w:r>
      <w:r w:rsidR="00231F58">
        <w:t>s</w:t>
      </w:r>
      <w:r>
        <w:t xml:space="preserve"> the bridge to tunnel  </w:t>
      </w:r>
    </w:p>
    <w:p w14:paraId="26EC9F63" w14:textId="77777777" w:rsidR="001A6634" w:rsidRDefault="001A6634" w:rsidP="00696701"/>
    <w:p w14:paraId="5EAB4E89" w14:textId="77777777" w:rsidR="001A6634" w:rsidRPr="00696701" w:rsidRDefault="001A6634" w:rsidP="00696701">
      <w:r>
        <w:object w:dxaOrig="19977" w:dyaOrig="8812" w14:anchorId="27F6482B">
          <v:shape id="_x0000_i1031" type="#_x0000_t75" style="width:539.25pt;height:237.75pt" o:ole="">
            <v:imagedata r:id="rId23" o:title=""/>
          </v:shape>
          <o:OLEObject Type="Embed" ProgID="Visio.Drawing.15" ShapeID="_x0000_i1031" DrawAspect="Content" ObjectID="_1541867323" r:id="rId24"/>
        </w:object>
      </w:r>
    </w:p>
    <w:p w14:paraId="6CF0D919" w14:textId="77777777" w:rsidR="00A27EDF" w:rsidRDefault="00A27EDF" w:rsidP="00E352C6">
      <w:r>
        <w:t xml:space="preserve">. </w:t>
      </w:r>
    </w:p>
    <w:p w14:paraId="6EC59388" w14:textId="77777777" w:rsidR="00A27EDF" w:rsidRDefault="00A27EDF" w:rsidP="00E352C6">
      <w:r>
        <w:t xml:space="preserve"> </w:t>
      </w:r>
    </w:p>
    <w:p w14:paraId="2CB9C790" w14:textId="77777777" w:rsidR="001A6634" w:rsidRDefault="001A6634" w:rsidP="001A6634">
      <w:pPr>
        <w:pStyle w:val="Heading3"/>
      </w:pPr>
      <w:bookmarkStart w:id="22" w:name="_Toc468125394"/>
      <w:r>
        <w:lastRenderedPageBreak/>
        <w:t>Bridge port type - Port</w:t>
      </w:r>
      <w:bookmarkEnd w:id="22"/>
      <w:r>
        <w:t xml:space="preserve"> </w:t>
      </w:r>
    </w:p>
    <w:p w14:paraId="6E299C3A" w14:textId="77777777" w:rsidR="001A6634" w:rsidRDefault="001A6634" w:rsidP="001A6634">
      <w:commentRangeStart w:id="23"/>
      <w:commentRangeStart w:id="24"/>
      <w:r>
        <w:t>Represent</w:t>
      </w:r>
      <w:r w:rsidR="00D13782">
        <w:t>s</w:t>
      </w:r>
      <w:r>
        <w:t xml:space="preserve"> phy port or LAG traditional .1Q bridge port  </w:t>
      </w:r>
      <w:commentRangeEnd w:id="23"/>
      <w:r w:rsidR="005521CB">
        <w:rPr>
          <w:rStyle w:val="CommentReference"/>
        </w:rPr>
        <w:commentReference w:id="23"/>
      </w:r>
      <w:commentRangeEnd w:id="24"/>
      <w:r w:rsidR="005801E7">
        <w:rPr>
          <w:rStyle w:val="CommentReference"/>
        </w:rPr>
        <w:commentReference w:id="24"/>
      </w:r>
    </w:p>
    <w:p w14:paraId="4D5B50C2" w14:textId="77777777" w:rsidR="001A6634" w:rsidRDefault="001A6634" w:rsidP="001A6634">
      <w:commentRangeStart w:id="25"/>
      <w:commentRangeStart w:id="26"/>
      <w:r>
        <w:t xml:space="preserve">Can be added into .1Q Bridge only </w:t>
      </w:r>
      <w:commentRangeEnd w:id="25"/>
      <w:r w:rsidR="005521CB">
        <w:rPr>
          <w:rStyle w:val="CommentReference"/>
        </w:rPr>
        <w:commentReference w:id="25"/>
      </w:r>
      <w:commentRangeEnd w:id="26"/>
      <w:r w:rsidR="005801E7">
        <w:rPr>
          <w:rStyle w:val="CommentReference"/>
        </w:rPr>
        <w:commentReference w:id="26"/>
      </w:r>
    </w:p>
    <w:p w14:paraId="43360DB3" w14:textId="77777777" w:rsidR="00E352C6" w:rsidRDefault="00E352C6" w:rsidP="001A6634">
      <w:r>
        <w:t>Can be binded only form a port mode {port}</w:t>
      </w:r>
    </w:p>
    <w:p w14:paraId="0BB86319" w14:textId="77777777" w:rsidR="001A6634" w:rsidRDefault="001A6634" w:rsidP="001A6634">
      <w:r>
        <w:t>By default all port</w:t>
      </w:r>
      <w:r w:rsidR="00D13782">
        <w:t>s</w:t>
      </w:r>
      <w:r>
        <w:t xml:space="preserve"> will have a corresponding bride port add</w:t>
      </w:r>
      <w:r w:rsidR="00D13782">
        <w:t>ed</w:t>
      </w:r>
      <w:r>
        <w:t xml:space="preserve"> to the default 1.q bridge </w:t>
      </w:r>
    </w:p>
    <w:p w14:paraId="3BBE6C1B" w14:textId="77777777" w:rsidR="00E352C6" w:rsidRDefault="00E352C6" w:rsidP="001A6634">
      <w:r>
        <w:t>Valid attribute:</w:t>
      </w:r>
    </w:p>
    <w:p w14:paraId="1346203A" w14:textId="77777777" w:rsidR="00E352C6" w:rsidRDefault="00E352C6" w:rsidP="001A6634"/>
    <w:p w14:paraId="044F1170" w14:textId="77777777" w:rsidR="001A6634" w:rsidRDefault="001A6634" w:rsidP="001A6634">
      <w:r>
        <w:t xml:space="preserve">  </w:t>
      </w:r>
      <w:r w:rsidR="000C6277">
        <w:object w:dxaOrig="20325" w:dyaOrig="8563" w14:anchorId="2E3B7470">
          <v:shape id="_x0000_i1032" type="#_x0000_t75" style="width:511.5pt;height:215.25pt" o:ole="">
            <v:imagedata r:id="rId25" o:title=""/>
          </v:shape>
          <o:OLEObject Type="Embed" ProgID="Visio.Drawing.15" ShapeID="_x0000_i1032" DrawAspect="Content" ObjectID="_1541867324" r:id="rId26"/>
        </w:object>
      </w:r>
      <w:r>
        <w:t xml:space="preserve">  </w:t>
      </w:r>
    </w:p>
    <w:p w14:paraId="685CAA49" w14:textId="77777777" w:rsidR="001A6634" w:rsidRDefault="001A6634" w:rsidP="001A6634">
      <w:pPr>
        <w:pStyle w:val="Heading3"/>
      </w:pPr>
      <w:bookmarkStart w:id="27" w:name="_Toc468125395"/>
      <w:r>
        <w:t xml:space="preserve">Bridge </w:t>
      </w:r>
      <w:r w:rsidR="00E352C6">
        <w:t>v</w:t>
      </w:r>
      <w:r>
        <w:t xml:space="preserve">port type </w:t>
      </w:r>
      <w:r w:rsidR="00E352C6">
        <w:t>–</w:t>
      </w:r>
      <w:r>
        <w:t xml:space="preserve"> </w:t>
      </w:r>
      <w:r w:rsidR="00E352C6">
        <w:t xml:space="preserve">{ </w:t>
      </w:r>
      <w:r>
        <w:t>Port , vlan</w:t>
      </w:r>
      <w:r w:rsidR="00E352C6">
        <w:t>}</w:t>
      </w:r>
      <w:bookmarkEnd w:id="27"/>
      <w:r>
        <w:t xml:space="preserve"> </w:t>
      </w:r>
    </w:p>
    <w:p w14:paraId="45FD9FFD" w14:textId="77777777" w:rsidR="001A6634" w:rsidRDefault="001A6634" w:rsidP="00E352C6">
      <w:r>
        <w:t>Represent</w:t>
      </w:r>
      <w:r w:rsidR="00D13782">
        <w:t>s</w:t>
      </w:r>
      <w:r>
        <w:t xml:space="preserve"> phy port or LAG </w:t>
      </w:r>
      <w:r w:rsidR="00E352C6">
        <w:t xml:space="preserve">.vlan  </w:t>
      </w:r>
    </w:p>
    <w:p w14:paraId="2DEF9536" w14:textId="77777777" w:rsidR="001A6634" w:rsidRDefault="001A6634" w:rsidP="001A6634">
      <w:r>
        <w:t>Can</w:t>
      </w:r>
      <w:r w:rsidR="00E352C6">
        <w:t xml:space="preserve"> be </w:t>
      </w:r>
      <w:r w:rsidR="004F3455">
        <w:t>added into</w:t>
      </w:r>
      <w:r w:rsidR="00E352C6">
        <w:t xml:space="preserve"> .1D</w:t>
      </w:r>
      <w:r>
        <w:t xml:space="preserve"> Bridge only </w:t>
      </w:r>
    </w:p>
    <w:p w14:paraId="5B3C0C76" w14:textId="77777777" w:rsidR="00E352C6" w:rsidRDefault="00E352C6" w:rsidP="00E352C6">
      <w:r>
        <w:t>Can be binded only form a port mode {vport}</w:t>
      </w:r>
    </w:p>
    <w:p w14:paraId="29B6EE86" w14:textId="77777777" w:rsidR="00132B6D" w:rsidRDefault="000C6277" w:rsidP="00E352C6">
      <w:r>
        <w:object w:dxaOrig="18812" w:dyaOrig="9629" w14:anchorId="39EEA5DC">
          <v:shape id="_x0000_i1033" type="#_x0000_t75" style="width:486pt;height:249pt" o:ole="">
            <v:imagedata r:id="rId27" o:title=""/>
          </v:shape>
          <o:OLEObject Type="Embed" ProgID="Visio.Drawing.15" ShapeID="_x0000_i1033" DrawAspect="Content" ObjectID="_1541867325" r:id="rId28"/>
        </w:object>
      </w:r>
    </w:p>
    <w:p w14:paraId="69E9547B" w14:textId="77777777" w:rsidR="001A6634" w:rsidRDefault="001A6634" w:rsidP="00A27EDF">
      <w:pPr>
        <w:pStyle w:val="Heading3"/>
      </w:pPr>
      <w:bookmarkStart w:id="28" w:name="_Toc468125396"/>
      <w:r>
        <w:t xml:space="preserve">Bridge </w:t>
      </w:r>
      <w:r w:rsidR="00A27EDF">
        <w:t>port type-</w:t>
      </w:r>
      <w:r w:rsidR="00A27EDF" w:rsidRPr="00A27EDF">
        <w:t xml:space="preserve"> </w:t>
      </w:r>
      <w:r w:rsidR="00A27EDF">
        <w:t>router</w:t>
      </w:r>
      <w:bookmarkEnd w:id="28"/>
      <w:r w:rsidR="00A27EDF">
        <w:t xml:space="preserve">  </w:t>
      </w:r>
    </w:p>
    <w:p w14:paraId="375AEFAA" w14:textId="77777777" w:rsidR="00A27EDF" w:rsidRDefault="001A6634" w:rsidP="001A6634">
      <w:r>
        <w:t>Represent</w:t>
      </w:r>
      <w:r w:rsidR="00954E80">
        <w:t>s</w:t>
      </w:r>
      <w:r>
        <w:t xml:space="preserve"> </w:t>
      </w:r>
      <w:r w:rsidR="00954E80">
        <w:t>the</w:t>
      </w:r>
      <w:r w:rsidR="00A27EDF">
        <w:t xml:space="preserve"> bridge port connect</w:t>
      </w:r>
      <w:r w:rsidR="00954E80">
        <w:t>ion</w:t>
      </w:r>
      <w:r w:rsidR="00A27EDF">
        <w:t xml:space="preserve"> to the router </w:t>
      </w:r>
    </w:p>
    <w:p w14:paraId="36A925B3" w14:textId="77777777" w:rsidR="00A27EDF" w:rsidRDefault="00A27EDF" w:rsidP="001A6634">
      <w:r>
        <w:t xml:space="preserve">Two types of router bridge port </w:t>
      </w:r>
    </w:p>
    <w:p w14:paraId="12180ECF" w14:textId="77777777" w:rsidR="00A27EDF" w:rsidRDefault="00A27EDF" w:rsidP="001A6634">
      <w:r>
        <w:t>.</w:t>
      </w:r>
      <w:r w:rsidR="00954E80">
        <w:t>1</w:t>
      </w:r>
      <w:r>
        <w:t>Q router bridge port</w:t>
      </w:r>
      <w:r w:rsidR="000E6A4F">
        <w:t xml:space="preserve">- a single port representing all router Vlan interfaces  </w:t>
      </w:r>
      <w:r>
        <w:t xml:space="preserve"> </w:t>
      </w:r>
    </w:p>
    <w:p w14:paraId="3FFCD951" w14:textId="77777777" w:rsidR="00A27EDF" w:rsidRDefault="00A27EDF" w:rsidP="001A6634"/>
    <w:p w14:paraId="6229C227" w14:textId="77777777" w:rsidR="001A6634" w:rsidRDefault="00954E80" w:rsidP="000E6A4F">
      <w:r>
        <w:lastRenderedPageBreak/>
        <w:t xml:space="preserve">Per bridge </w:t>
      </w:r>
      <w:r w:rsidR="00A27EDF">
        <w:t>.</w:t>
      </w:r>
      <w:r>
        <w:t xml:space="preserve">1D router bridge port per </w:t>
      </w:r>
      <w:r w:rsidR="000E6A4F">
        <w:t>.</w:t>
      </w:r>
      <w:r>
        <w:t>1</w:t>
      </w:r>
      <w:r w:rsidR="000E6A4F">
        <w:t xml:space="preserve">D bridge port </w:t>
      </w:r>
    </w:p>
    <w:p w14:paraId="770A482D" w14:textId="77777777" w:rsidR="000E6A4F" w:rsidRDefault="000E6A4F" w:rsidP="000E6A4F"/>
    <w:p w14:paraId="607FE9C5" w14:textId="77777777" w:rsidR="0005191A" w:rsidRDefault="00556913" w:rsidP="0005191A">
      <w:r>
        <w:object w:dxaOrig="20353" w:dyaOrig="11727" w14:anchorId="135DB31B">
          <v:shape id="_x0000_i1034" type="#_x0000_t75" style="width:549.75pt;height:316.5pt" o:ole="">
            <v:imagedata r:id="rId29" o:title=""/>
          </v:shape>
          <o:OLEObject Type="Embed" ProgID="Visio.Drawing.15" ShapeID="_x0000_i1034" DrawAspect="Content" ObjectID="_1541867326" r:id="rId30"/>
        </w:object>
      </w:r>
    </w:p>
    <w:p w14:paraId="26381B7C" w14:textId="77777777" w:rsidR="001A6634" w:rsidRDefault="001A6634" w:rsidP="0005191A">
      <w:pPr>
        <w:pStyle w:val="Heading3"/>
      </w:pPr>
      <w:bookmarkStart w:id="29" w:name="_Toc468125397"/>
      <w:r>
        <w:t xml:space="preserve">Bridge port type </w:t>
      </w:r>
      <w:r w:rsidR="00AB4049">
        <w:t>–</w:t>
      </w:r>
      <w:r>
        <w:t xml:space="preserve"> </w:t>
      </w:r>
      <w:r w:rsidR="00AB4049">
        <w:t>tunnel</w:t>
      </w:r>
      <w:bookmarkEnd w:id="29"/>
      <w:r w:rsidR="00AB4049">
        <w:t xml:space="preserve"> </w:t>
      </w:r>
    </w:p>
    <w:p w14:paraId="5183339F" w14:textId="77777777" w:rsidR="0005191A" w:rsidRDefault="0005191A" w:rsidP="0005191A">
      <w:r>
        <w:t>Represent</w:t>
      </w:r>
      <w:r w:rsidR="0030172F">
        <w:t>s the</w:t>
      </w:r>
      <w:r>
        <w:t xml:space="preserve"> bridge port connect</w:t>
      </w:r>
      <w:r w:rsidR="0030172F">
        <w:t>ion</w:t>
      </w:r>
      <w:r>
        <w:t xml:space="preserve"> to a tunnel </w:t>
      </w:r>
    </w:p>
    <w:p w14:paraId="316030DB" w14:textId="77777777" w:rsidR="001A6634" w:rsidRDefault="0005191A" w:rsidP="0005191A">
      <w:r>
        <w:t xml:space="preserve">There is one to one mapping between the bride port and the tunnel  </w:t>
      </w:r>
    </w:p>
    <w:commentRangeStart w:id="30"/>
    <w:commentRangeStart w:id="31"/>
    <w:p w14:paraId="523F1015" w14:textId="77777777" w:rsidR="0005191A" w:rsidRDefault="00556913" w:rsidP="0005191A">
      <w:r>
        <w:object w:dxaOrig="20885" w:dyaOrig="11348" w14:anchorId="0CACBF8B">
          <v:shape id="_x0000_i1035" type="#_x0000_t75" style="width:540pt;height:293.25pt" o:ole="">
            <v:imagedata r:id="rId31" o:title=""/>
          </v:shape>
          <o:OLEObject Type="Embed" ProgID="Visio.Drawing.15" ShapeID="_x0000_i1035" DrawAspect="Content" ObjectID="_1541867327" r:id="rId32"/>
        </w:object>
      </w:r>
      <w:commentRangeEnd w:id="30"/>
      <w:r w:rsidR="00E946BD">
        <w:rPr>
          <w:rStyle w:val="CommentReference"/>
        </w:rPr>
        <w:commentReference w:id="30"/>
      </w:r>
      <w:commentRangeEnd w:id="31"/>
      <w:r w:rsidR="00963ED3">
        <w:rPr>
          <w:rStyle w:val="CommentReference"/>
        </w:rPr>
        <w:commentReference w:id="31"/>
      </w:r>
    </w:p>
    <w:p w14:paraId="5858DD41" w14:textId="77777777" w:rsidR="001A6634" w:rsidRDefault="001A6634" w:rsidP="001A6634"/>
    <w:p w14:paraId="642CE878" w14:textId="77777777" w:rsidR="00696701" w:rsidRPr="00696701" w:rsidRDefault="00696701" w:rsidP="00696701"/>
    <w:p w14:paraId="29DF25FA" w14:textId="77777777" w:rsidR="00AC0EBB" w:rsidRDefault="00696701" w:rsidP="006E7377">
      <w:r>
        <w:t xml:space="preserve">     </w:t>
      </w:r>
    </w:p>
    <w:p w14:paraId="70C0AE40" w14:textId="77777777" w:rsidR="00696701" w:rsidRDefault="00696701" w:rsidP="00696701">
      <w:pPr>
        <w:pStyle w:val="Heading2"/>
      </w:pPr>
      <w:bookmarkStart w:id="32" w:name="_Toc468125398"/>
      <w:r>
        <w:t>Bridge attributes</w:t>
      </w:r>
      <w:bookmarkEnd w:id="32"/>
      <w:r>
        <w:t xml:space="preserve"> </w:t>
      </w:r>
    </w:p>
    <w:p w14:paraId="2AE9C390" w14:textId="77777777" w:rsidR="001A6634" w:rsidRDefault="001A6634" w:rsidP="001A6634">
      <w:r>
        <w:t xml:space="preserve">All bridge related attribute will move from port/LAG to bridge port object </w:t>
      </w:r>
    </w:p>
    <w:p w14:paraId="65003DF5" w14:textId="77777777" w:rsidR="001A6634" w:rsidRDefault="001A6634" w:rsidP="001A6634">
      <w:r>
        <w:t xml:space="preserve">Bridge attribute </w:t>
      </w:r>
    </w:p>
    <w:p w14:paraId="5555C741" w14:textId="77777777" w:rsidR="001A6634" w:rsidRDefault="001A6634" w:rsidP="001A6634">
      <w:r>
        <w:t>STP</w:t>
      </w:r>
    </w:p>
    <w:p w14:paraId="56C9EDFD" w14:textId="77777777" w:rsidR="001A6634" w:rsidRDefault="001A6634" w:rsidP="001A6634">
      <w:r>
        <w:t>Vlan objects</w:t>
      </w:r>
    </w:p>
    <w:p w14:paraId="1BBBF9E6" w14:textId="77777777" w:rsidR="00095F67" w:rsidRDefault="001A6634" w:rsidP="001A6634">
      <w:r>
        <w:t>…</w:t>
      </w:r>
    </w:p>
    <w:p w14:paraId="156EB11E" w14:textId="77777777" w:rsidR="00095F67" w:rsidRDefault="00095F67" w:rsidP="00095F67">
      <w:pPr>
        <w:pStyle w:val="Heading1"/>
      </w:pPr>
      <w:bookmarkStart w:id="33" w:name="_Toc468125399"/>
      <w:r>
        <w:t>Specification</w:t>
      </w:r>
      <w:bookmarkEnd w:id="33"/>
      <w:r>
        <w:t xml:space="preserve"> </w:t>
      </w:r>
    </w:p>
    <w:p w14:paraId="528D8717" w14:textId="77777777" w:rsidR="001A6634" w:rsidRPr="001A6634" w:rsidRDefault="001A6634" w:rsidP="001A6634">
      <w:r>
        <w:t xml:space="preserve">  </w:t>
      </w:r>
    </w:p>
    <w:p w14:paraId="1A846A3B" w14:textId="77777777" w:rsidR="00DE44B9" w:rsidRDefault="00A27EDF" w:rsidP="00A27EDF">
      <w:pPr>
        <w:pStyle w:val="Heading2"/>
      </w:pPr>
      <w:bookmarkStart w:id="34" w:name="_Toc468125400"/>
      <w:r w:rsidRPr="00A27EDF">
        <w:t>SAI port object</w:t>
      </w:r>
      <w:bookmarkEnd w:id="34"/>
      <w:r w:rsidRPr="00A27EDF">
        <w:t xml:space="preserve"> </w:t>
      </w:r>
    </w:p>
    <w:p w14:paraId="64EC09FC" w14:textId="77777777" w:rsidR="00603B37" w:rsidRPr="001B350F" w:rsidRDefault="00603B37" w:rsidP="00603B37">
      <w:pPr>
        <w:pStyle w:val="code"/>
        <w:rPr>
          <w:b/>
          <w:bCs/>
        </w:rPr>
      </w:pPr>
      <w:r w:rsidRPr="001B350F">
        <w:rPr>
          <w:b/>
          <w:bCs/>
        </w:rPr>
        <w:t>typedef enum _sai_port_bind_</w:t>
      </w:r>
      <w:r w:rsidR="00D138A4">
        <w:rPr>
          <w:b/>
          <w:bCs/>
        </w:rPr>
        <w:t>mode_</w:t>
      </w:r>
      <w:r w:rsidRPr="001B350F">
        <w:rPr>
          <w:b/>
          <w:bCs/>
        </w:rPr>
        <w:t>attr_t</w:t>
      </w:r>
    </w:p>
    <w:p w14:paraId="4E47FD5C" w14:textId="77777777" w:rsidR="00603B37" w:rsidRPr="001B350F" w:rsidRDefault="00603B37" w:rsidP="00603B37">
      <w:pPr>
        <w:pStyle w:val="code"/>
        <w:rPr>
          <w:b/>
          <w:bCs/>
        </w:rPr>
      </w:pPr>
      <w:r w:rsidRPr="001B350F">
        <w:rPr>
          <w:b/>
          <w:bCs/>
        </w:rPr>
        <w:t>{</w:t>
      </w:r>
    </w:p>
    <w:p w14:paraId="3ACF9314" w14:textId="77777777" w:rsidR="00603B37" w:rsidRPr="001B350F" w:rsidRDefault="00603B37" w:rsidP="00603B37">
      <w:pPr>
        <w:pStyle w:val="code"/>
        <w:rPr>
          <w:b/>
          <w:bCs/>
        </w:rPr>
      </w:pPr>
      <w:r w:rsidRPr="001B350F">
        <w:rPr>
          <w:b/>
          <w:bCs/>
        </w:rPr>
        <w:t xml:space="preserve">   </w:t>
      </w:r>
    </w:p>
    <w:p w14:paraId="484A4C3E" w14:textId="77777777" w:rsidR="00603B37" w:rsidRPr="001B350F" w:rsidRDefault="00603B37" w:rsidP="00603B37">
      <w:pPr>
        <w:pStyle w:val="code"/>
        <w:rPr>
          <w:b/>
          <w:bCs/>
        </w:rPr>
      </w:pPr>
      <w:r w:rsidRPr="001B350F">
        <w:rPr>
          <w:b/>
          <w:bCs/>
        </w:rPr>
        <w:t xml:space="preserve">    SAI_PORT_</w:t>
      </w:r>
      <w:r w:rsidR="007A3E66">
        <w:rPr>
          <w:b/>
          <w:bCs/>
        </w:rPr>
        <w:t>BIND_</w:t>
      </w:r>
      <w:r w:rsidRPr="001B350F">
        <w:rPr>
          <w:b/>
          <w:bCs/>
        </w:rPr>
        <w:t>MODE</w:t>
      </w:r>
      <w:r w:rsidR="007A3E66">
        <w:rPr>
          <w:b/>
          <w:bCs/>
        </w:rPr>
        <w:t>_PORT</w:t>
      </w:r>
      <w:r w:rsidRPr="001B350F">
        <w:rPr>
          <w:b/>
          <w:bCs/>
        </w:rPr>
        <w:t>,</w:t>
      </w:r>
    </w:p>
    <w:p w14:paraId="655BC887" w14:textId="77777777" w:rsidR="00603B37" w:rsidRPr="001B350F" w:rsidRDefault="007A3E66" w:rsidP="00603B37">
      <w:pPr>
        <w:pStyle w:val="code"/>
        <w:rPr>
          <w:b/>
          <w:bCs/>
        </w:rPr>
      </w:pPr>
      <w:r>
        <w:rPr>
          <w:b/>
          <w:bCs/>
        </w:rPr>
        <w:t xml:space="preserve">    SAI_</w:t>
      </w:r>
      <w:r w:rsidR="00511D01">
        <w:rPr>
          <w:b/>
          <w:bCs/>
        </w:rPr>
        <w:t>PORT_</w:t>
      </w:r>
      <w:r>
        <w:rPr>
          <w:b/>
          <w:bCs/>
        </w:rPr>
        <w:t>BIND_MODE_SUB_PORT</w:t>
      </w:r>
      <w:r w:rsidR="00603B37" w:rsidRPr="001B350F">
        <w:rPr>
          <w:b/>
          <w:bCs/>
        </w:rPr>
        <w:t>,</w:t>
      </w:r>
    </w:p>
    <w:p w14:paraId="0D28D35D" w14:textId="77777777" w:rsidR="00603B37" w:rsidRPr="001B350F" w:rsidRDefault="00603B37" w:rsidP="00603B37">
      <w:pPr>
        <w:pStyle w:val="code"/>
        <w:rPr>
          <w:b/>
          <w:bCs/>
        </w:rPr>
      </w:pPr>
    </w:p>
    <w:p w14:paraId="724154F9" w14:textId="77777777" w:rsidR="00603B37" w:rsidRPr="001B350F" w:rsidRDefault="00802CCF" w:rsidP="00603B37">
      <w:pPr>
        <w:pStyle w:val="code"/>
        <w:rPr>
          <w:b/>
          <w:bCs/>
        </w:rPr>
      </w:pPr>
      <w:r>
        <w:rPr>
          <w:b/>
          <w:bCs/>
        </w:rPr>
        <w:t>} sai_port_</w:t>
      </w:r>
      <w:r w:rsidR="00603B37" w:rsidRPr="001B350F">
        <w:rPr>
          <w:b/>
          <w:bCs/>
        </w:rPr>
        <w:t>bind_</w:t>
      </w:r>
      <w:r w:rsidR="00D138A4">
        <w:rPr>
          <w:b/>
          <w:bCs/>
        </w:rPr>
        <w:t>mode_</w:t>
      </w:r>
      <w:r w:rsidR="00603B37" w:rsidRPr="001B350F">
        <w:rPr>
          <w:b/>
          <w:bCs/>
        </w:rPr>
        <w:t>attr_t ;</w:t>
      </w:r>
    </w:p>
    <w:p w14:paraId="4F65CB84" w14:textId="77777777" w:rsidR="00603B37" w:rsidRPr="00603B37" w:rsidRDefault="00603B37" w:rsidP="00603B37"/>
    <w:p w14:paraId="0F3D78EC" w14:textId="77777777" w:rsidR="00603B37" w:rsidRDefault="00603B37" w:rsidP="00603B37">
      <w:pPr>
        <w:pStyle w:val="code"/>
      </w:pPr>
      <w:r>
        <w:t>typedef enum _sai_port_attr_t</w:t>
      </w:r>
    </w:p>
    <w:p w14:paraId="4454B3C6" w14:textId="77777777" w:rsidR="00603B37" w:rsidRDefault="00603B37" w:rsidP="00603B37">
      <w:pPr>
        <w:pStyle w:val="code"/>
      </w:pPr>
      <w:r>
        <w:t>{</w:t>
      </w:r>
    </w:p>
    <w:p w14:paraId="00819C0F" w14:textId="77777777" w:rsidR="00603B37" w:rsidRDefault="00603B37" w:rsidP="00603B37">
      <w:pPr>
        <w:pStyle w:val="code"/>
      </w:pPr>
      <w:r>
        <w:t xml:space="preserve">//new attribute    </w:t>
      </w:r>
    </w:p>
    <w:p w14:paraId="074C98DC" w14:textId="77777777" w:rsidR="00603B37" w:rsidRDefault="00603B37" w:rsidP="00603B37">
      <w:pPr>
        <w:pStyle w:val="code"/>
      </w:pPr>
      <w:r w:rsidRPr="007409B0">
        <w:t xml:space="preserve">/** </w:t>
      </w:r>
      <w:r>
        <w:t>port type</w:t>
      </w:r>
      <w:r w:rsidRPr="007409B0">
        <w:t>[</w:t>
      </w:r>
      <w:r>
        <w:t>sai_port_bind_attr_t]</w:t>
      </w:r>
      <w:r w:rsidRPr="007409B0">
        <w:t xml:space="preserve"> */</w:t>
      </w:r>
    </w:p>
    <w:p w14:paraId="2090E640" w14:textId="77777777" w:rsidR="00603B37" w:rsidRPr="001B350F" w:rsidRDefault="00603B37" w:rsidP="00603B37">
      <w:pPr>
        <w:pStyle w:val="code"/>
        <w:rPr>
          <w:b/>
          <w:bCs/>
        </w:rPr>
      </w:pPr>
      <w:r w:rsidRPr="001B350F">
        <w:rPr>
          <w:b/>
          <w:bCs/>
        </w:rPr>
        <w:t xml:space="preserve">    SAI_PORT_BIND_MODE,</w:t>
      </w:r>
    </w:p>
    <w:p w14:paraId="71DDD850" w14:textId="77777777" w:rsidR="00603B37" w:rsidRDefault="00603B37" w:rsidP="00603B37">
      <w:pPr>
        <w:pStyle w:val="code"/>
      </w:pPr>
      <w:r>
        <w:t xml:space="preserve">    </w:t>
      </w:r>
    </w:p>
    <w:p w14:paraId="66C059F4" w14:textId="77777777" w:rsidR="00603B37" w:rsidRDefault="00603B37" w:rsidP="00603B37">
      <w:pPr>
        <w:pStyle w:val="code"/>
      </w:pPr>
      <w:r>
        <w:t xml:space="preserve"> //removed atrtributes </w:t>
      </w:r>
    </w:p>
    <w:p w14:paraId="7C47C2A0" w14:textId="77777777" w:rsidR="00603B37" w:rsidRDefault="00603B37" w:rsidP="00603B37">
      <w:pPr>
        <w:pStyle w:val="code"/>
        <w:rPr>
          <w:color w:val="FF0000"/>
        </w:rPr>
      </w:pPr>
      <w:r>
        <w:t xml:space="preserve">   </w:t>
      </w:r>
      <w:r w:rsidRPr="00603B37">
        <w:rPr>
          <w:rFonts w:cs="Consolas"/>
          <w:color w:val="FF0000"/>
          <w:szCs w:val="18"/>
          <w:shd w:val="clear" w:color="auto" w:fill="FFFFFF"/>
        </w:rPr>
        <w:t>SAI_PORT_ATTR_FDB_LEARNING,</w:t>
      </w:r>
      <w:r w:rsidRPr="00603B37">
        <w:rPr>
          <w:color w:val="FF0000"/>
        </w:rPr>
        <w:t xml:space="preserve"> </w:t>
      </w:r>
    </w:p>
    <w:p w14:paraId="68025DEC" w14:textId="77777777" w:rsidR="00603B37" w:rsidRPr="00603B37" w:rsidRDefault="00603B37" w:rsidP="00603B37">
      <w:pPr>
        <w:pStyle w:val="code"/>
        <w:rPr>
          <w:rFonts w:cs="Consolas"/>
          <w:color w:val="FF0000"/>
          <w:szCs w:val="18"/>
          <w:shd w:val="clear" w:color="auto" w:fill="FFFFFF"/>
        </w:rPr>
      </w:pPr>
      <w:r>
        <w:rPr>
          <w:rFonts w:cs="Consolas"/>
          <w:color w:val="333333"/>
          <w:szCs w:val="18"/>
          <w:shd w:val="clear" w:color="auto" w:fill="FFFFFF"/>
        </w:rPr>
        <w:t xml:space="preserve">   </w:t>
      </w:r>
      <w:r w:rsidRPr="00603B37">
        <w:rPr>
          <w:rFonts w:cs="Consolas"/>
          <w:color w:val="FF0000"/>
          <w:szCs w:val="18"/>
          <w:shd w:val="clear" w:color="auto" w:fill="FFFFFF"/>
        </w:rPr>
        <w:t>SAI_PORT_ATTR_MAX_LEARNED_ADDRESSES</w:t>
      </w:r>
      <w:r>
        <w:rPr>
          <w:rFonts w:cs="Consolas"/>
          <w:color w:val="FF0000"/>
          <w:szCs w:val="18"/>
          <w:shd w:val="clear" w:color="auto" w:fill="FFFFFF"/>
        </w:rPr>
        <w:t>,</w:t>
      </w:r>
    </w:p>
    <w:p w14:paraId="3DDA12DB" w14:textId="77777777" w:rsidR="00603B37" w:rsidRPr="00603B37" w:rsidRDefault="00603B37" w:rsidP="00603B37">
      <w:pPr>
        <w:pStyle w:val="code"/>
        <w:rPr>
          <w:rFonts w:cs="Consolas"/>
          <w:color w:val="FF0000"/>
          <w:szCs w:val="18"/>
          <w:shd w:val="clear" w:color="auto" w:fill="FFFFFF"/>
        </w:rPr>
      </w:pPr>
      <w:r w:rsidRPr="00603B37">
        <w:rPr>
          <w:rFonts w:cs="Consolas"/>
          <w:color w:val="FF0000"/>
          <w:szCs w:val="18"/>
          <w:shd w:val="clear" w:color="auto" w:fill="FFFFFF"/>
        </w:rPr>
        <w:t xml:space="preserve">   SAI_PORT_ATTR_FDB_LEARNING_LIMIT_VIOLATION </w:t>
      </w:r>
      <w:r>
        <w:rPr>
          <w:rFonts w:cs="Consolas"/>
          <w:color w:val="FF0000"/>
          <w:szCs w:val="18"/>
          <w:shd w:val="clear" w:color="auto" w:fill="FFFFFF"/>
        </w:rPr>
        <w:t>,</w:t>
      </w:r>
      <w:r w:rsidRPr="00603B37">
        <w:rPr>
          <w:rFonts w:cs="Consolas"/>
          <w:color w:val="FF0000"/>
          <w:szCs w:val="18"/>
          <w:shd w:val="clear" w:color="auto" w:fill="FFFFFF"/>
        </w:rPr>
        <w:t xml:space="preserve">  </w:t>
      </w:r>
    </w:p>
    <w:p w14:paraId="72123984" w14:textId="77777777" w:rsidR="00603B37" w:rsidRDefault="00603B37" w:rsidP="00603B37">
      <w:pPr>
        <w:pStyle w:val="code"/>
      </w:pPr>
      <w:r>
        <w:t>} sai_port_attr_t ;</w:t>
      </w:r>
    </w:p>
    <w:p w14:paraId="4035749D" w14:textId="77777777" w:rsidR="00603B37" w:rsidRDefault="00603B37" w:rsidP="00603B37">
      <w:pPr>
        <w:pStyle w:val="code"/>
      </w:pPr>
    </w:p>
    <w:p w14:paraId="5DC78805" w14:textId="77777777" w:rsidR="000C6277" w:rsidRDefault="000C6277" w:rsidP="000C6277">
      <w:pPr>
        <w:pStyle w:val="Heading2"/>
      </w:pPr>
      <w:bookmarkStart w:id="35" w:name="_Toc468125401"/>
      <w:r>
        <w:t>SAI FDB</w:t>
      </w:r>
      <w:r w:rsidRPr="00A27EDF">
        <w:t xml:space="preserve"> object</w:t>
      </w:r>
      <w:bookmarkEnd w:id="35"/>
      <w:r w:rsidRPr="00A27EDF">
        <w:t xml:space="preserve"> </w:t>
      </w:r>
    </w:p>
    <w:p w14:paraId="4ABA119D" w14:textId="77777777" w:rsidR="00A969CE" w:rsidRDefault="00A969CE" w:rsidP="00603B37">
      <w:pPr>
        <w:rPr>
          <w:rStyle w:val="pl-k"/>
          <w:rFonts w:ascii="Consolas" w:hAnsi="Consolas" w:cs="Consolas"/>
          <w:color w:val="A71D5D"/>
          <w:sz w:val="18"/>
          <w:szCs w:val="18"/>
          <w:shd w:val="clear" w:color="auto" w:fill="FFFFFF"/>
        </w:rPr>
      </w:pPr>
    </w:p>
    <w:p w14:paraId="5F42A028" w14:textId="77777777" w:rsidR="00A969CE" w:rsidRDefault="00A969CE" w:rsidP="00603B37">
      <w:pPr>
        <w:rPr>
          <w:rStyle w:val="pl-k"/>
          <w:rFonts w:ascii="Consolas" w:hAnsi="Consolas" w:cs="Consolas"/>
          <w:color w:val="A71D5D"/>
          <w:sz w:val="18"/>
          <w:szCs w:val="18"/>
          <w:shd w:val="clear" w:color="auto" w:fill="FFFFFF"/>
        </w:rPr>
      </w:pPr>
    </w:p>
    <w:p w14:paraId="1A06FC7E" w14:textId="77777777" w:rsidR="00677081" w:rsidRPr="001B350F" w:rsidRDefault="00677081" w:rsidP="00677081">
      <w:pPr>
        <w:pStyle w:val="code"/>
        <w:rPr>
          <w:b/>
          <w:bCs/>
        </w:rPr>
      </w:pPr>
      <w:r w:rsidRPr="001B350F">
        <w:rPr>
          <w:b/>
          <w:bCs/>
        </w:rPr>
        <w:t>typedef enum _</w:t>
      </w:r>
      <w:r w:rsidRPr="00677081">
        <w:rPr>
          <w:b/>
          <w:bCs/>
        </w:rPr>
        <w:t xml:space="preserve"> </w:t>
      </w:r>
      <w:r>
        <w:rPr>
          <w:b/>
          <w:bCs/>
        </w:rPr>
        <w:t>sai_fdb_entry_bridge_type</w:t>
      </w:r>
      <w:r w:rsidRPr="001B350F">
        <w:rPr>
          <w:b/>
          <w:bCs/>
        </w:rPr>
        <w:t>_t</w:t>
      </w:r>
    </w:p>
    <w:p w14:paraId="19113F13" w14:textId="77777777" w:rsidR="00677081" w:rsidRPr="001B350F" w:rsidRDefault="00677081" w:rsidP="00677081">
      <w:pPr>
        <w:pStyle w:val="code"/>
        <w:rPr>
          <w:b/>
          <w:bCs/>
        </w:rPr>
      </w:pPr>
      <w:r w:rsidRPr="001B350F">
        <w:rPr>
          <w:b/>
          <w:bCs/>
        </w:rPr>
        <w:t>{</w:t>
      </w:r>
    </w:p>
    <w:p w14:paraId="45AD7273" w14:textId="77777777" w:rsidR="00677081" w:rsidRPr="001B350F" w:rsidRDefault="00677081" w:rsidP="00677081">
      <w:pPr>
        <w:pStyle w:val="code"/>
        <w:rPr>
          <w:b/>
          <w:bCs/>
        </w:rPr>
      </w:pPr>
      <w:r w:rsidRPr="001B350F">
        <w:rPr>
          <w:b/>
          <w:bCs/>
        </w:rPr>
        <w:t xml:space="preserve">   </w:t>
      </w:r>
    </w:p>
    <w:p w14:paraId="2A0C889C" w14:textId="77777777" w:rsidR="00677081" w:rsidRPr="001B350F" w:rsidRDefault="00677081" w:rsidP="00F251A6">
      <w:pPr>
        <w:pStyle w:val="code"/>
        <w:rPr>
          <w:b/>
          <w:bCs/>
        </w:rPr>
      </w:pPr>
      <w:r w:rsidRPr="001B350F">
        <w:rPr>
          <w:b/>
          <w:bCs/>
        </w:rPr>
        <w:t xml:space="preserve">    SAI_</w:t>
      </w:r>
      <w:r w:rsidR="00F251A6">
        <w:rPr>
          <w:b/>
          <w:bCs/>
        </w:rPr>
        <w:t>FDB_ENTRY_BRIDGE_TYPE_1Q</w:t>
      </w:r>
      <w:r w:rsidRPr="001B350F">
        <w:rPr>
          <w:b/>
          <w:bCs/>
        </w:rPr>
        <w:t>,</w:t>
      </w:r>
    </w:p>
    <w:p w14:paraId="3DE1928D" w14:textId="77777777" w:rsidR="00F251A6" w:rsidRPr="001B350F" w:rsidRDefault="00F251A6" w:rsidP="00F251A6">
      <w:pPr>
        <w:pStyle w:val="code"/>
        <w:rPr>
          <w:b/>
          <w:bCs/>
        </w:rPr>
      </w:pPr>
      <w:r w:rsidRPr="001B350F">
        <w:rPr>
          <w:b/>
          <w:bCs/>
        </w:rPr>
        <w:t xml:space="preserve">    SAI_</w:t>
      </w:r>
      <w:r>
        <w:rPr>
          <w:b/>
          <w:bCs/>
        </w:rPr>
        <w:t>FDB_ENTRY_BRIDGE_TYPE_1D</w:t>
      </w:r>
      <w:r w:rsidRPr="001B350F">
        <w:rPr>
          <w:b/>
          <w:bCs/>
        </w:rPr>
        <w:t>,</w:t>
      </w:r>
    </w:p>
    <w:p w14:paraId="11C008D0" w14:textId="77777777" w:rsidR="00677081" w:rsidRPr="001B350F" w:rsidRDefault="00677081" w:rsidP="00677081">
      <w:pPr>
        <w:pStyle w:val="code"/>
        <w:rPr>
          <w:b/>
          <w:bCs/>
        </w:rPr>
      </w:pPr>
    </w:p>
    <w:p w14:paraId="0F1EC205" w14:textId="77777777" w:rsidR="00677081" w:rsidRPr="001B350F" w:rsidRDefault="00677081" w:rsidP="00677081">
      <w:pPr>
        <w:pStyle w:val="code"/>
        <w:rPr>
          <w:b/>
          <w:bCs/>
        </w:rPr>
      </w:pPr>
      <w:r>
        <w:rPr>
          <w:b/>
          <w:bCs/>
        </w:rPr>
        <w:t xml:space="preserve">} </w:t>
      </w:r>
      <w:r w:rsidRPr="001B350F">
        <w:rPr>
          <w:b/>
          <w:bCs/>
        </w:rPr>
        <w:t>sai_fdb_entry_br</w:t>
      </w:r>
      <w:r>
        <w:rPr>
          <w:b/>
          <w:bCs/>
        </w:rPr>
        <w:t>idge</w:t>
      </w:r>
      <w:r w:rsidR="00F251A6">
        <w:rPr>
          <w:b/>
          <w:bCs/>
        </w:rPr>
        <w:t>_type</w:t>
      </w:r>
      <w:r w:rsidRPr="001B350F">
        <w:rPr>
          <w:b/>
          <w:bCs/>
        </w:rPr>
        <w:t>_t ;</w:t>
      </w:r>
    </w:p>
    <w:p w14:paraId="2A0604F9" w14:textId="77777777" w:rsidR="00677081" w:rsidRDefault="00677081" w:rsidP="001B350F">
      <w:pPr>
        <w:pStyle w:val="code"/>
      </w:pPr>
    </w:p>
    <w:p w14:paraId="43F97F0D" w14:textId="77777777" w:rsidR="00A969CE" w:rsidRPr="001B350F" w:rsidRDefault="00A969CE" w:rsidP="001B350F">
      <w:pPr>
        <w:pStyle w:val="code"/>
      </w:pPr>
      <w:r w:rsidRPr="001B350F">
        <w:t>typedef struct _sai_fdb_entry_t</w:t>
      </w:r>
    </w:p>
    <w:p w14:paraId="558BF136" w14:textId="77777777" w:rsidR="00A969CE" w:rsidRPr="001B350F" w:rsidRDefault="00A969CE" w:rsidP="001B350F">
      <w:pPr>
        <w:pStyle w:val="code"/>
      </w:pPr>
      <w:r w:rsidRPr="001B350F">
        <w:t>{</w:t>
      </w:r>
    </w:p>
    <w:p w14:paraId="74B17623" w14:textId="77777777" w:rsidR="00A969CE" w:rsidRDefault="00A969CE" w:rsidP="001B350F">
      <w:pPr>
        <w:pStyle w:val="code"/>
      </w:pPr>
      <w:r w:rsidRPr="001B350F">
        <w:t xml:space="preserve">    sai_mac_t mac_address;</w:t>
      </w:r>
    </w:p>
    <w:p w14:paraId="570E0E88" w14:textId="77777777" w:rsidR="001B350F" w:rsidRPr="001B350F" w:rsidRDefault="001B350F" w:rsidP="001B350F">
      <w:pPr>
        <w:pStyle w:val="code"/>
        <w:rPr>
          <w:b/>
          <w:bCs/>
        </w:rPr>
      </w:pPr>
      <w:r w:rsidRPr="001B350F">
        <w:rPr>
          <w:b/>
          <w:bCs/>
        </w:rPr>
        <w:t xml:space="preserve">    sai_fdb_entry_br_type br_type; // .1D or .1Q</w:t>
      </w:r>
    </w:p>
    <w:p w14:paraId="51504DF3" w14:textId="77777777" w:rsidR="001B350F" w:rsidRPr="001B350F" w:rsidRDefault="001B350F" w:rsidP="001B350F">
      <w:pPr>
        <w:pStyle w:val="code"/>
        <w:rPr>
          <w:b/>
          <w:bCs/>
        </w:rPr>
      </w:pPr>
      <w:r w:rsidRPr="001B350F">
        <w:rPr>
          <w:b/>
          <w:bCs/>
        </w:rPr>
        <w:t xml:space="preserve">    //valid for .1Q</w:t>
      </w:r>
    </w:p>
    <w:p w14:paraId="10CB3541" w14:textId="77777777" w:rsidR="00A969CE" w:rsidRPr="001B350F" w:rsidRDefault="00A969CE" w:rsidP="001B350F">
      <w:pPr>
        <w:pStyle w:val="code"/>
        <w:rPr>
          <w:b/>
          <w:bCs/>
        </w:rPr>
      </w:pPr>
      <w:r w:rsidRPr="001B350F">
        <w:rPr>
          <w:b/>
          <w:bCs/>
        </w:rPr>
        <w:t xml:space="preserve">    sai_vlan_id_t vlan_id;</w:t>
      </w:r>
    </w:p>
    <w:p w14:paraId="5EC6A726" w14:textId="77777777" w:rsidR="001B350F" w:rsidRPr="001B350F" w:rsidRDefault="001B350F" w:rsidP="001B350F">
      <w:pPr>
        <w:pStyle w:val="code"/>
        <w:rPr>
          <w:b/>
          <w:bCs/>
        </w:rPr>
      </w:pPr>
      <w:r w:rsidRPr="001B350F">
        <w:rPr>
          <w:b/>
          <w:bCs/>
        </w:rPr>
        <w:t xml:space="preserve">    //valid for .1D</w:t>
      </w:r>
    </w:p>
    <w:p w14:paraId="060740EA" w14:textId="77777777" w:rsidR="001B350F" w:rsidRPr="001B350F" w:rsidRDefault="001B350F" w:rsidP="001B350F">
      <w:pPr>
        <w:pStyle w:val="code"/>
        <w:rPr>
          <w:b/>
          <w:bCs/>
        </w:rPr>
      </w:pPr>
      <w:r w:rsidRPr="001B350F">
        <w:rPr>
          <w:b/>
          <w:bCs/>
        </w:rPr>
        <w:t xml:space="preserve">    sai_bridge_id_t br_id;</w:t>
      </w:r>
    </w:p>
    <w:p w14:paraId="5F51F7E5" w14:textId="77777777" w:rsidR="00A969CE" w:rsidRPr="001B350F" w:rsidRDefault="00A969CE" w:rsidP="001B350F">
      <w:pPr>
        <w:pStyle w:val="code"/>
      </w:pPr>
    </w:p>
    <w:p w14:paraId="669FF072" w14:textId="77777777" w:rsidR="00A969CE" w:rsidRDefault="00A969CE" w:rsidP="001B350F">
      <w:pPr>
        <w:pStyle w:val="code"/>
      </w:pPr>
      <w:r w:rsidRPr="001B350F">
        <w:t>} sai_fdb_entry_t;</w:t>
      </w:r>
    </w:p>
    <w:p w14:paraId="20D8209B" w14:textId="77777777" w:rsidR="00D776FE" w:rsidRPr="001B350F" w:rsidRDefault="00D776FE" w:rsidP="001B350F">
      <w:pPr>
        <w:pStyle w:val="code"/>
      </w:pPr>
    </w:p>
    <w:p w14:paraId="1E678FF6" w14:textId="77777777" w:rsidR="00603B37" w:rsidRDefault="000C6277" w:rsidP="001B350F">
      <w:pPr>
        <w:pStyle w:val="code"/>
      </w:pPr>
      <w:r w:rsidRPr="001B350F">
        <w:t>typedef enum _sai_fdb_entry_attr_t</w:t>
      </w:r>
    </w:p>
    <w:p w14:paraId="060A85F2" w14:textId="77777777" w:rsidR="000C6277" w:rsidRDefault="000C6277" w:rsidP="001B350F">
      <w:pPr>
        <w:pStyle w:val="code"/>
      </w:pPr>
      <w:r>
        <w:t>{</w:t>
      </w:r>
    </w:p>
    <w:p w14:paraId="5CC14385" w14:textId="77777777" w:rsidR="000C6277" w:rsidRDefault="000C6277" w:rsidP="001B350F">
      <w:pPr>
        <w:pStyle w:val="code"/>
      </w:pPr>
      <w:r>
        <w:lastRenderedPageBreak/>
        <w:t xml:space="preserve"> //new attribute </w:t>
      </w:r>
    </w:p>
    <w:p w14:paraId="7D481E67" w14:textId="77777777" w:rsidR="000C6277" w:rsidRDefault="000C6277" w:rsidP="001B350F">
      <w:pPr>
        <w:pStyle w:val="code"/>
      </w:pPr>
      <w:commentRangeStart w:id="36"/>
      <w:commentRangeStart w:id="37"/>
      <w:r w:rsidRPr="001B350F">
        <w:t xml:space="preserve">  SAI_FDB_ENTRY_ATTR_BRIDGE_PORT_ID</w:t>
      </w:r>
      <w:commentRangeEnd w:id="36"/>
      <w:r w:rsidR="00E946BD">
        <w:rPr>
          <w:rStyle w:val="CommentReference"/>
          <w:rFonts w:ascii="Calibri" w:eastAsiaTheme="minorEastAsia" w:hAnsi="Calibri"/>
          <w:noProof w:val="0"/>
        </w:rPr>
        <w:commentReference w:id="36"/>
      </w:r>
      <w:commentRangeEnd w:id="37"/>
      <w:r w:rsidR="00A55F92">
        <w:rPr>
          <w:rStyle w:val="CommentReference"/>
          <w:rFonts w:ascii="Calibri" w:eastAsiaTheme="minorEastAsia" w:hAnsi="Calibri"/>
          <w:noProof w:val="0"/>
        </w:rPr>
        <w:commentReference w:id="37"/>
      </w:r>
    </w:p>
    <w:p w14:paraId="52C3547F" w14:textId="77777777" w:rsidR="000C6277" w:rsidRDefault="000C6277" w:rsidP="001B350F">
      <w:pPr>
        <w:pStyle w:val="code"/>
      </w:pPr>
      <w:r>
        <w:t>//removed attributes</w:t>
      </w:r>
    </w:p>
    <w:p w14:paraId="2A8D6860" w14:textId="77777777" w:rsidR="000C6277" w:rsidRDefault="000C6277" w:rsidP="001B350F">
      <w:pPr>
        <w:pStyle w:val="code"/>
      </w:pPr>
      <w:r>
        <w:rPr>
          <w:color w:val="333333"/>
          <w:shd w:val="clear" w:color="auto" w:fill="FFFFFF"/>
        </w:rPr>
        <w:t xml:space="preserve">  </w:t>
      </w:r>
      <w:r w:rsidRPr="000C6277">
        <w:rPr>
          <w:color w:val="FF0000"/>
          <w:shd w:val="clear" w:color="auto" w:fill="FFFFFF"/>
        </w:rPr>
        <w:t>SAI_FDB_ENTRY_ATTR_PORT_ID</w:t>
      </w:r>
    </w:p>
    <w:p w14:paraId="0DE9F55B" w14:textId="77777777" w:rsidR="000C6277" w:rsidRDefault="000C6277" w:rsidP="001B350F">
      <w:pPr>
        <w:pStyle w:val="code"/>
      </w:pPr>
      <w:r>
        <w:t>}</w:t>
      </w:r>
    </w:p>
    <w:p w14:paraId="63766CAA" w14:textId="77777777" w:rsidR="000C6277" w:rsidRPr="00603B37" w:rsidRDefault="000C6277" w:rsidP="00603B37"/>
    <w:p w14:paraId="51338FF9" w14:textId="77777777" w:rsidR="000C6277" w:rsidRDefault="000C6277" w:rsidP="000C6277">
      <w:pPr>
        <w:pStyle w:val="Heading2"/>
      </w:pPr>
      <w:bookmarkStart w:id="38" w:name="_Toc468125402"/>
      <w:r>
        <w:t>SAI STP</w:t>
      </w:r>
      <w:r w:rsidRPr="00A27EDF">
        <w:t xml:space="preserve"> object</w:t>
      </w:r>
      <w:bookmarkEnd w:id="38"/>
      <w:r w:rsidRPr="00A27EDF">
        <w:t xml:space="preserve"> </w:t>
      </w:r>
    </w:p>
    <w:p w14:paraId="4227119C" w14:textId="77777777" w:rsidR="004E39BD" w:rsidRDefault="004E39BD" w:rsidP="004E39BD">
      <w:pPr>
        <w:pStyle w:val="code"/>
      </w:pPr>
      <w:r>
        <w:rPr>
          <w:rStyle w:val="pl-k"/>
          <w:rFonts w:cs="Consolas"/>
          <w:color w:val="A71D5D"/>
          <w:szCs w:val="18"/>
          <w:shd w:val="clear" w:color="auto" w:fill="EAFFEA"/>
        </w:rPr>
        <w:t xml:space="preserve">Set set port state- Panding STP port state – change to object </w:t>
      </w:r>
      <w:r>
        <w:t xml:space="preserve">  </w:t>
      </w:r>
    </w:p>
    <w:p w14:paraId="6FDB5274" w14:textId="77777777" w:rsidR="004E39BD" w:rsidRDefault="004E39BD" w:rsidP="004E39BD">
      <w:pPr>
        <w:pStyle w:val="code"/>
      </w:pPr>
      <w:r>
        <w:t xml:space="preserve">The port  state should be move from port to bridge port </w:t>
      </w:r>
    </w:p>
    <w:p w14:paraId="4BF7229A" w14:textId="77777777" w:rsidR="004E39BD" w:rsidRDefault="004E39BD" w:rsidP="004E39BD">
      <w:pPr>
        <w:pStyle w:val="code"/>
      </w:pPr>
      <w:r>
        <w:t>typedef enum _sai_stp_attr_t</w:t>
      </w:r>
    </w:p>
    <w:p w14:paraId="62F74E87" w14:textId="77777777" w:rsidR="004E39BD" w:rsidRDefault="004E39BD" w:rsidP="004E39BD">
      <w:pPr>
        <w:pStyle w:val="code"/>
      </w:pPr>
      <w:r>
        <w:t>{</w:t>
      </w:r>
    </w:p>
    <w:p w14:paraId="448C700D" w14:textId="77777777" w:rsidR="004E39BD" w:rsidRDefault="004E39BD" w:rsidP="004E39BD">
      <w:pPr>
        <w:pStyle w:val="code"/>
      </w:pPr>
      <w:r>
        <w:t xml:space="preserve">    </w:t>
      </w:r>
    </w:p>
    <w:p w14:paraId="5AB388D9" w14:textId="77777777" w:rsidR="004E39BD" w:rsidRDefault="004E39BD" w:rsidP="004E39BD">
      <w:pPr>
        <w:pStyle w:val="code"/>
      </w:pPr>
      <w:r>
        <w:t xml:space="preserve">    SAI_STP_ATTR_START,</w:t>
      </w:r>
    </w:p>
    <w:p w14:paraId="3495DCC7" w14:textId="77777777" w:rsidR="004E39BD" w:rsidRDefault="004E39BD" w:rsidP="004E39BD">
      <w:pPr>
        <w:pStyle w:val="code"/>
      </w:pPr>
      <w:r>
        <w:t xml:space="preserve">    </w:t>
      </w:r>
    </w:p>
    <w:p w14:paraId="74438001" w14:textId="77777777" w:rsidR="004E39BD" w:rsidRDefault="004E39BD" w:rsidP="004E39BD">
      <w:pPr>
        <w:pStyle w:val="code"/>
      </w:pPr>
      <w:r>
        <w:t xml:space="preserve">    /** READ-ONLY */</w:t>
      </w:r>
    </w:p>
    <w:p w14:paraId="5C928BAA" w14:textId="77777777" w:rsidR="004E39BD" w:rsidRDefault="004E39BD" w:rsidP="004E39BD">
      <w:pPr>
        <w:pStyle w:val="code"/>
      </w:pPr>
    </w:p>
    <w:p w14:paraId="7D04E8C6" w14:textId="77777777" w:rsidR="004E39BD" w:rsidRDefault="004E39BD" w:rsidP="004E39BD">
      <w:pPr>
        <w:pStyle w:val="code"/>
      </w:pPr>
      <w:r>
        <w:t xml:space="preserve">    /** Vlans attached to STP instance [sai_vlan_list_t] */</w:t>
      </w:r>
    </w:p>
    <w:p w14:paraId="4062E2F9" w14:textId="77777777" w:rsidR="004E39BD" w:rsidRDefault="004E39BD" w:rsidP="004E39BD">
      <w:pPr>
        <w:pStyle w:val="code"/>
      </w:pPr>
      <w:r>
        <w:t xml:space="preserve">    SAI_STP_ATTR_VLAN_LIST = SAI_STP_ATTR_START,</w:t>
      </w:r>
    </w:p>
    <w:p w14:paraId="2CAA4BCA" w14:textId="77777777" w:rsidR="00A969CE" w:rsidRDefault="00A969CE" w:rsidP="004E39BD">
      <w:pPr>
        <w:pStyle w:val="code"/>
      </w:pPr>
      <w:r>
        <w:t>//new attribute</w:t>
      </w:r>
    </w:p>
    <w:p w14:paraId="1C2A5C5A" w14:textId="77777777" w:rsidR="00A969CE" w:rsidRDefault="00A969CE" w:rsidP="00A969CE">
      <w:pPr>
        <w:pStyle w:val="code"/>
      </w:pPr>
      <w:r>
        <w:t>/** bridge  attached to STP instance */</w:t>
      </w:r>
    </w:p>
    <w:p w14:paraId="2025A59D" w14:textId="77777777" w:rsidR="00A969CE" w:rsidRDefault="00A969CE" w:rsidP="00A969CE">
      <w:pPr>
        <w:pStyle w:val="code"/>
      </w:pPr>
      <w:r>
        <w:t xml:space="preserve">    SAI_STP_ATTR_BRIDGE_ID </w:t>
      </w:r>
    </w:p>
    <w:p w14:paraId="5F4F455C" w14:textId="77777777" w:rsidR="004E39BD" w:rsidRDefault="004E39BD" w:rsidP="004E39BD">
      <w:pPr>
        <w:pStyle w:val="code"/>
      </w:pPr>
    </w:p>
    <w:p w14:paraId="7F24C5A4" w14:textId="77777777" w:rsidR="004E39BD" w:rsidRDefault="004E39BD" w:rsidP="004E39BD">
      <w:pPr>
        <w:pStyle w:val="code"/>
      </w:pPr>
      <w:r>
        <w:t xml:space="preserve">    /** READ-WRITE */</w:t>
      </w:r>
    </w:p>
    <w:p w14:paraId="40BF2202" w14:textId="77777777" w:rsidR="004E39BD" w:rsidRDefault="004E39BD" w:rsidP="004E39BD">
      <w:pPr>
        <w:pStyle w:val="code"/>
      </w:pPr>
    </w:p>
    <w:p w14:paraId="7F888342" w14:textId="77777777" w:rsidR="004E39BD" w:rsidRDefault="004E39BD" w:rsidP="004E39BD">
      <w:pPr>
        <w:pStyle w:val="code"/>
      </w:pPr>
      <w:r>
        <w:t xml:space="preserve">    SAI_STP_ATTR_END,</w:t>
      </w:r>
    </w:p>
    <w:p w14:paraId="332087B1" w14:textId="77777777" w:rsidR="004E39BD" w:rsidRDefault="004E39BD" w:rsidP="004E39BD">
      <w:pPr>
        <w:pStyle w:val="code"/>
      </w:pPr>
    </w:p>
    <w:p w14:paraId="02026FF0" w14:textId="77777777" w:rsidR="004E39BD" w:rsidRPr="004E39BD" w:rsidRDefault="004E39BD" w:rsidP="004E39BD">
      <w:pPr>
        <w:pStyle w:val="code"/>
      </w:pPr>
      <w:r>
        <w:t xml:space="preserve">} sai_stp_attr_t; </w:t>
      </w:r>
    </w:p>
    <w:p w14:paraId="328D0D79" w14:textId="77777777" w:rsidR="002262F2" w:rsidRDefault="002262F2" w:rsidP="00D358C5">
      <w:pPr>
        <w:pStyle w:val="Heading2"/>
      </w:pPr>
      <w:bookmarkStart w:id="39" w:name="_Toc468125403"/>
      <w:r>
        <w:t>SAI VLAN member object</w:t>
      </w:r>
      <w:bookmarkEnd w:id="39"/>
      <w:r>
        <w:t xml:space="preserve"> </w:t>
      </w:r>
    </w:p>
    <w:p w14:paraId="684AB924" w14:textId="77777777" w:rsidR="002262F2" w:rsidRDefault="002262F2" w:rsidP="002262F2">
      <w:pPr>
        <w:pStyle w:val="code"/>
      </w:pPr>
      <w:r>
        <w:t>typedef enum _sai_vlan_member_attr_t {</w:t>
      </w:r>
    </w:p>
    <w:p w14:paraId="15AD9749" w14:textId="77777777" w:rsidR="002262F2" w:rsidRDefault="002262F2" w:rsidP="002262F2">
      <w:pPr>
        <w:pStyle w:val="code"/>
      </w:pPr>
    </w:p>
    <w:p w14:paraId="3F919300" w14:textId="77777777" w:rsidR="002262F2" w:rsidRDefault="002262F2" w:rsidP="002262F2">
      <w:pPr>
        <w:pStyle w:val="code"/>
      </w:pPr>
      <w:r>
        <w:t xml:space="preserve">    SAI_VLAN_MEMBER_ATTR_START,</w:t>
      </w:r>
    </w:p>
    <w:p w14:paraId="4EC14BC7" w14:textId="77777777" w:rsidR="002262F2" w:rsidRDefault="002262F2" w:rsidP="002262F2">
      <w:pPr>
        <w:pStyle w:val="code"/>
      </w:pPr>
    </w:p>
    <w:p w14:paraId="6884F6E5" w14:textId="77777777" w:rsidR="002262F2" w:rsidRDefault="002262F2" w:rsidP="002262F2">
      <w:pPr>
        <w:pStyle w:val="code"/>
      </w:pPr>
      <w:r>
        <w:t xml:space="preserve">    /** READ_WRITE */</w:t>
      </w:r>
    </w:p>
    <w:p w14:paraId="500094B8" w14:textId="77777777" w:rsidR="002262F2" w:rsidRDefault="002262F2" w:rsidP="002262F2">
      <w:pPr>
        <w:pStyle w:val="code"/>
      </w:pPr>
    </w:p>
    <w:p w14:paraId="41563567" w14:textId="77777777" w:rsidR="002262F2" w:rsidRDefault="002262F2" w:rsidP="002262F2">
      <w:pPr>
        <w:pStyle w:val="code"/>
      </w:pPr>
      <w:r>
        <w:t xml:space="preserve">    /** VLAN ID [sai_vlan_id_t] (MANDATORY_ON_CREATE|CREATE_ONLY) */</w:t>
      </w:r>
    </w:p>
    <w:p w14:paraId="234B931A" w14:textId="77777777" w:rsidR="002262F2" w:rsidRDefault="002262F2" w:rsidP="002262F2">
      <w:pPr>
        <w:pStyle w:val="code"/>
      </w:pPr>
      <w:r>
        <w:t xml:space="preserve">    SAI_VLAN_MEMBER_ATTR_VLAN_ID = SAI_VLAN_MEMBER_ATTR_START,</w:t>
      </w:r>
    </w:p>
    <w:p w14:paraId="25570864" w14:textId="77777777" w:rsidR="002262F2" w:rsidRDefault="002262F2" w:rsidP="002262F2">
      <w:pPr>
        <w:pStyle w:val="code"/>
      </w:pPr>
    </w:p>
    <w:p w14:paraId="16E9A3CC" w14:textId="77777777" w:rsidR="002262F2" w:rsidRPr="002262F2" w:rsidRDefault="002262F2" w:rsidP="002262F2">
      <w:pPr>
        <w:pStyle w:val="code"/>
        <w:rPr>
          <w:color w:val="FF0000"/>
        </w:rPr>
      </w:pPr>
      <w:r>
        <w:t xml:space="preserve">   </w:t>
      </w:r>
      <w:r w:rsidRPr="002262F2">
        <w:rPr>
          <w:color w:val="FF0000"/>
        </w:rPr>
        <w:t xml:space="preserve"> /** logical port ID [sai_object_id_t] (MANDATORY_ON_CREATE|CREATE_ONLY) */</w:t>
      </w:r>
    </w:p>
    <w:p w14:paraId="1C3D76D1" w14:textId="77777777" w:rsidR="002262F2" w:rsidRDefault="002262F2" w:rsidP="002262F2">
      <w:pPr>
        <w:pStyle w:val="code"/>
        <w:rPr>
          <w:color w:val="FF0000"/>
        </w:rPr>
      </w:pPr>
      <w:r w:rsidRPr="002262F2">
        <w:rPr>
          <w:color w:val="FF0000"/>
        </w:rPr>
        <w:t xml:space="preserve">    SAI_VLAN_MEMBER_ATTR_PORT_ID,</w:t>
      </w:r>
    </w:p>
    <w:p w14:paraId="7D04021E" w14:textId="77777777" w:rsidR="002262F2" w:rsidRDefault="002262F2" w:rsidP="002262F2">
      <w:pPr>
        <w:pStyle w:val="code"/>
      </w:pPr>
    </w:p>
    <w:p w14:paraId="1DD24312" w14:textId="77777777" w:rsidR="002262F2" w:rsidRPr="002262F2" w:rsidRDefault="002262F2" w:rsidP="002262F2">
      <w:pPr>
        <w:pStyle w:val="code"/>
        <w:rPr>
          <w:b/>
          <w:bCs/>
          <w:color w:val="000000" w:themeColor="text1"/>
        </w:rPr>
      </w:pPr>
      <w:r>
        <w:t xml:space="preserve">   </w:t>
      </w:r>
      <w:r>
        <w:rPr>
          <w:b/>
          <w:bCs/>
          <w:color w:val="000000" w:themeColor="text1"/>
        </w:rPr>
        <w:t xml:space="preserve"> /** logical bridge port </w:t>
      </w:r>
      <w:r w:rsidRPr="002262F2">
        <w:rPr>
          <w:b/>
          <w:bCs/>
          <w:color w:val="000000" w:themeColor="text1"/>
        </w:rPr>
        <w:t xml:space="preserve"> ID</w:t>
      </w:r>
      <w:r>
        <w:rPr>
          <w:b/>
          <w:bCs/>
          <w:color w:val="000000" w:themeColor="text1"/>
        </w:rPr>
        <w:t xml:space="preserve"> valid only for .1Q bridge ports </w:t>
      </w:r>
      <w:r w:rsidRPr="002262F2">
        <w:rPr>
          <w:b/>
          <w:bCs/>
          <w:color w:val="000000" w:themeColor="text1"/>
        </w:rPr>
        <w:t xml:space="preserve"> [sai_object_id_t] (MANDATORY_ON_CREATE|CREATE_ONLY) */</w:t>
      </w:r>
    </w:p>
    <w:p w14:paraId="2663BAEB" w14:textId="77777777" w:rsidR="002262F2" w:rsidRPr="002262F2" w:rsidRDefault="002262F2" w:rsidP="002262F2">
      <w:pPr>
        <w:pStyle w:val="code"/>
        <w:rPr>
          <w:b/>
          <w:bCs/>
          <w:color w:val="000000" w:themeColor="text1"/>
        </w:rPr>
      </w:pPr>
      <w:commentRangeStart w:id="40"/>
      <w:commentRangeStart w:id="41"/>
      <w:r w:rsidRPr="002262F2">
        <w:rPr>
          <w:b/>
          <w:bCs/>
          <w:color w:val="000000" w:themeColor="text1"/>
        </w:rPr>
        <w:t xml:space="preserve">    SAI_VLAN_MEMBER_ATTR_</w:t>
      </w:r>
      <w:r>
        <w:rPr>
          <w:b/>
          <w:bCs/>
          <w:color w:val="000000" w:themeColor="text1"/>
        </w:rPr>
        <w:t>BRIDGE_</w:t>
      </w:r>
      <w:r w:rsidRPr="002262F2">
        <w:rPr>
          <w:b/>
          <w:bCs/>
          <w:color w:val="000000" w:themeColor="text1"/>
        </w:rPr>
        <w:t>PORT_ID,</w:t>
      </w:r>
      <w:commentRangeEnd w:id="40"/>
      <w:r w:rsidR="005065AD">
        <w:rPr>
          <w:rStyle w:val="CommentReference"/>
          <w:rFonts w:ascii="Calibri" w:eastAsiaTheme="minorEastAsia" w:hAnsi="Calibri"/>
          <w:noProof w:val="0"/>
        </w:rPr>
        <w:commentReference w:id="40"/>
      </w:r>
      <w:commentRangeEnd w:id="41"/>
      <w:r w:rsidR="00A55F92">
        <w:rPr>
          <w:rStyle w:val="CommentReference"/>
          <w:rFonts w:ascii="Calibri" w:eastAsiaTheme="minorEastAsia" w:hAnsi="Calibri"/>
          <w:noProof w:val="0"/>
        </w:rPr>
        <w:commentReference w:id="41"/>
      </w:r>
    </w:p>
    <w:p w14:paraId="5B0697BF" w14:textId="77777777" w:rsidR="002262F2" w:rsidRDefault="002262F2" w:rsidP="002262F2">
      <w:pPr>
        <w:pStyle w:val="code"/>
      </w:pPr>
    </w:p>
    <w:p w14:paraId="26F85414" w14:textId="77777777" w:rsidR="002262F2" w:rsidRDefault="002262F2" w:rsidP="002262F2">
      <w:pPr>
        <w:pStyle w:val="code"/>
      </w:pPr>
      <w:r>
        <w:t xml:space="preserve">    /** VLAN tagging mode [sai_vlan_tagging_mode_t] (CREATE_AND_SET)</w:t>
      </w:r>
    </w:p>
    <w:p w14:paraId="1FBE4701" w14:textId="77777777" w:rsidR="002262F2" w:rsidRDefault="002262F2" w:rsidP="002262F2">
      <w:pPr>
        <w:pStyle w:val="code"/>
      </w:pPr>
      <w:r>
        <w:t xml:space="preserve">     * (default to SAI_VLAN_PORT_UNTAGGED) */</w:t>
      </w:r>
    </w:p>
    <w:p w14:paraId="61B6ACA1" w14:textId="77777777" w:rsidR="002262F2" w:rsidRDefault="002262F2" w:rsidP="002262F2">
      <w:pPr>
        <w:pStyle w:val="code"/>
      </w:pPr>
      <w:r>
        <w:t xml:space="preserve">    SAI_VLAN_MEMBER_ATTR_TAGGING_MODE,</w:t>
      </w:r>
    </w:p>
    <w:p w14:paraId="38099054" w14:textId="77777777" w:rsidR="002262F2" w:rsidRDefault="002262F2" w:rsidP="002262F2">
      <w:pPr>
        <w:pStyle w:val="code"/>
      </w:pPr>
    </w:p>
    <w:p w14:paraId="61F2B94F" w14:textId="77777777" w:rsidR="002262F2" w:rsidRDefault="002262F2" w:rsidP="002262F2">
      <w:pPr>
        <w:pStyle w:val="code"/>
      </w:pPr>
      <w:r>
        <w:t xml:space="preserve">    SAI_VLAN_MEMBER_ATTR_END,</w:t>
      </w:r>
    </w:p>
    <w:p w14:paraId="37BC00E3" w14:textId="77777777" w:rsidR="002262F2" w:rsidRDefault="002262F2" w:rsidP="002262F2">
      <w:pPr>
        <w:pStyle w:val="code"/>
      </w:pPr>
    </w:p>
    <w:p w14:paraId="427AE19A" w14:textId="77777777" w:rsidR="002262F2" w:rsidRDefault="002262F2" w:rsidP="002262F2">
      <w:pPr>
        <w:pStyle w:val="code"/>
      </w:pPr>
      <w:r>
        <w:t xml:space="preserve">    /** custom range base value */</w:t>
      </w:r>
    </w:p>
    <w:p w14:paraId="7F2DA250" w14:textId="77777777" w:rsidR="002262F2" w:rsidRDefault="002262F2" w:rsidP="002262F2">
      <w:pPr>
        <w:pStyle w:val="code"/>
      </w:pPr>
      <w:r>
        <w:t xml:space="preserve">    SAI_VLAN_MEMBER_ATTR_CUSTOM_RANGE_START = 0x10000000,</w:t>
      </w:r>
    </w:p>
    <w:p w14:paraId="14B8E14F" w14:textId="77777777" w:rsidR="002262F2" w:rsidRDefault="002262F2" w:rsidP="002262F2">
      <w:pPr>
        <w:pStyle w:val="code"/>
      </w:pPr>
    </w:p>
    <w:p w14:paraId="13A84C20" w14:textId="77777777" w:rsidR="002262F2" w:rsidRDefault="002262F2" w:rsidP="002262F2">
      <w:pPr>
        <w:pStyle w:val="code"/>
      </w:pPr>
      <w:r>
        <w:t xml:space="preserve">    /* --*/</w:t>
      </w:r>
    </w:p>
    <w:p w14:paraId="3A7D127C" w14:textId="77777777" w:rsidR="002262F2" w:rsidRDefault="002262F2" w:rsidP="002262F2">
      <w:pPr>
        <w:pStyle w:val="code"/>
      </w:pPr>
      <w:r>
        <w:t xml:space="preserve">    SAI_VLAN_MEMBER_ATTR_CUSTOM_RANGE_END</w:t>
      </w:r>
    </w:p>
    <w:p w14:paraId="6B3AF4FD" w14:textId="77777777" w:rsidR="002262F2" w:rsidRDefault="002262F2" w:rsidP="002262F2">
      <w:pPr>
        <w:pStyle w:val="code"/>
      </w:pPr>
    </w:p>
    <w:p w14:paraId="4FD574DC" w14:textId="77777777" w:rsidR="002262F2" w:rsidRDefault="002262F2" w:rsidP="002262F2">
      <w:pPr>
        <w:pStyle w:val="code"/>
      </w:pPr>
    </w:p>
    <w:p w14:paraId="4AF10BF0" w14:textId="77777777" w:rsidR="002262F2" w:rsidRPr="002262F2" w:rsidRDefault="002262F2" w:rsidP="002262F2">
      <w:pPr>
        <w:pStyle w:val="code"/>
      </w:pPr>
      <w:r>
        <w:t>} sai_vlan_member_attr_t;</w:t>
      </w:r>
    </w:p>
    <w:p w14:paraId="1C63E53C" w14:textId="77777777" w:rsidR="00D358C5" w:rsidRDefault="00D358C5" w:rsidP="00D358C5">
      <w:pPr>
        <w:pStyle w:val="Heading2"/>
      </w:pPr>
      <w:bookmarkStart w:id="42" w:name="_Toc468125404"/>
      <w:r>
        <w:t>SAI router interface</w:t>
      </w:r>
      <w:r w:rsidRPr="00A27EDF">
        <w:t xml:space="preserve"> object</w:t>
      </w:r>
      <w:bookmarkEnd w:id="42"/>
      <w:r w:rsidRPr="00A27EDF">
        <w:t xml:space="preserve"> </w:t>
      </w:r>
    </w:p>
    <w:p w14:paraId="3F5DE99E" w14:textId="77777777" w:rsidR="001B350F" w:rsidRDefault="001B350F" w:rsidP="003342F3">
      <w:pPr>
        <w:pStyle w:val="code"/>
      </w:pPr>
      <w:r>
        <w:t>/**</w:t>
      </w:r>
    </w:p>
    <w:p w14:paraId="10D81C6E" w14:textId="77777777" w:rsidR="001B350F" w:rsidRDefault="001B350F" w:rsidP="003342F3">
      <w:pPr>
        <w:pStyle w:val="code"/>
      </w:pPr>
      <w:r>
        <w:t xml:space="preserve"> *  @brief Attribute data for SAI_ROUTER_INTERFACE_ATTR_TYPE</w:t>
      </w:r>
    </w:p>
    <w:p w14:paraId="4DC76D1F" w14:textId="77777777" w:rsidR="001B350F" w:rsidRDefault="001B350F" w:rsidP="003342F3">
      <w:pPr>
        <w:pStyle w:val="code"/>
      </w:pPr>
      <w:r>
        <w:t xml:space="preserve"> */</w:t>
      </w:r>
    </w:p>
    <w:p w14:paraId="76B20AD6" w14:textId="77777777" w:rsidR="001B350F" w:rsidRDefault="001B350F" w:rsidP="003342F3">
      <w:pPr>
        <w:pStyle w:val="code"/>
      </w:pPr>
      <w:r>
        <w:t xml:space="preserve">typedef enum _sai_router_interface_type_t </w:t>
      </w:r>
    </w:p>
    <w:p w14:paraId="2756A602" w14:textId="77777777" w:rsidR="001B350F" w:rsidRDefault="001B350F" w:rsidP="003342F3">
      <w:pPr>
        <w:pStyle w:val="code"/>
      </w:pPr>
      <w:r>
        <w:lastRenderedPageBreak/>
        <w:t>{</w:t>
      </w:r>
    </w:p>
    <w:p w14:paraId="422B74B7" w14:textId="77777777" w:rsidR="001B350F" w:rsidRDefault="001B350F" w:rsidP="003342F3">
      <w:pPr>
        <w:pStyle w:val="code"/>
      </w:pPr>
      <w:r>
        <w:t xml:space="preserve">    /** Port or Lag Router Interface Type */</w:t>
      </w:r>
    </w:p>
    <w:p w14:paraId="18297017" w14:textId="77777777" w:rsidR="001B350F" w:rsidRDefault="001B350F" w:rsidP="003342F3">
      <w:pPr>
        <w:pStyle w:val="code"/>
      </w:pPr>
      <w:r>
        <w:t xml:space="preserve">    SAI_ROUTER_INTERFACE_TYPE_PORT,</w:t>
      </w:r>
    </w:p>
    <w:p w14:paraId="08BDF382" w14:textId="77777777" w:rsidR="001B350F" w:rsidRDefault="001B350F" w:rsidP="003342F3">
      <w:pPr>
        <w:pStyle w:val="code"/>
      </w:pPr>
    </w:p>
    <w:p w14:paraId="7A336AD6" w14:textId="77777777" w:rsidR="001B350F" w:rsidRDefault="001B350F" w:rsidP="003342F3">
      <w:pPr>
        <w:pStyle w:val="code"/>
      </w:pPr>
      <w:r>
        <w:t xml:space="preserve">    /** VLAN Router Interface Type */</w:t>
      </w:r>
    </w:p>
    <w:p w14:paraId="21967ED1" w14:textId="77777777" w:rsidR="001B350F" w:rsidRDefault="001B350F" w:rsidP="003342F3">
      <w:pPr>
        <w:pStyle w:val="code"/>
      </w:pPr>
      <w:r>
        <w:t xml:space="preserve">    SAI_ROUTER_INTERFACE_TYPE_VLAN,</w:t>
      </w:r>
    </w:p>
    <w:p w14:paraId="258BE122" w14:textId="77777777" w:rsidR="001B350F" w:rsidRDefault="001B350F" w:rsidP="003342F3">
      <w:pPr>
        <w:pStyle w:val="code"/>
      </w:pPr>
    </w:p>
    <w:p w14:paraId="02489A97" w14:textId="77777777" w:rsidR="001B350F" w:rsidRDefault="001B350F" w:rsidP="003342F3">
      <w:pPr>
        <w:pStyle w:val="code"/>
      </w:pPr>
      <w:r>
        <w:t xml:space="preserve">    /** Loopback Router Interface Type */</w:t>
      </w:r>
    </w:p>
    <w:p w14:paraId="365F400A" w14:textId="77777777" w:rsidR="001B350F" w:rsidRDefault="001B350F" w:rsidP="003342F3">
      <w:pPr>
        <w:pStyle w:val="code"/>
      </w:pPr>
      <w:r>
        <w:t xml:space="preserve">    SAI_ROUTER_INTERFACE_TYPE_LOOPBACK</w:t>
      </w:r>
    </w:p>
    <w:p w14:paraId="7F28876A" w14:textId="77777777" w:rsidR="003342F3" w:rsidRDefault="003342F3" w:rsidP="003342F3">
      <w:pPr>
        <w:pStyle w:val="code"/>
      </w:pPr>
    </w:p>
    <w:p w14:paraId="50DFDECC" w14:textId="77777777" w:rsidR="003342F3" w:rsidRPr="003342F3" w:rsidRDefault="003342F3" w:rsidP="003342F3">
      <w:pPr>
        <w:pStyle w:val="code"/>
        <w:rPr>
          <w:b/>
          <w:bCs/>
        </w:rPr>
      </w:pPr>
      <w:r>
        <w:t xml:space="preserve">    </w:t>
      </w:r>
      <w:r w:rsidRPr="003342F3">
        <w:rPr>
          <w:b/>
          <w:bCs/>
        </w:rPr>
        <w:t>/** sub port  Interface Type */</w:t>
      </w:r>
    </w:p>
    <w:p w14:paraId="37732A87" w14:textId="77777777" w:rsidR="003342F3" w:rsidRPr="003342F3" w:rsidRDefault="003342F3" w:rsidP="003342F3">
      <w:pPr>
        <w:pStyle w:val="code"/>
        <w:rPr>
          <w:b/>
          <w:bCs/>
        </w:rPr>
      </w:pPr>
      <w:commentRangeStart w:id="43"/>
      <w:commentRangeStart w:id="44"/>
      <w:r w:rsidRPr="003342F3">
        <w:rPr>
          <w:b/>
          <w:bCs/>
        </w:rPr>
        <w:t xml:space="preserve">    SAI_ROUTER_INTERFACE_TYPE_SUB_PORT</w:t>
      </w:r>
      <w:commentRangeEnd w:id="43"/>
      <w:r w:rsidR="00990FB2">
        <w:rPr>
          <w:rStyle w:val="CommentReference"/>
          <w:rFonts w:ascii="Calibri" w:eastAsiaTheme="minorEastAsia" w:hAnsi="Calibri"/>
          <w:noProof w:val="0"/>
        </w:rPr>
        <w:commentReference w:id="43"/>
      </w:r>
      <w:commentRangeEnd w:id="44"/>
      <w:r w:rsidR="00A55F92">
        <w:rPr>
          <w:rStyle w:val="CommentReference"/>
          <w:rFonts w:ascii="Calibri" w:eastAsiaTheme="minorEastAsia" w:hAnsi="Calibri"/>
          <w:noProof w:val="0"/>
        </w:rPr>
        <w:commentReference w:id="44"/>
      </w:r>
    </w:p>
    <w:p w14:paraId="58333E87" w14:textId="77777777" w:rsidR="003342F3" w:rsidRPr="003342F3" w:rsidRDefault="003342F3" w:rsidP="003342F3">
      <w:pPr>
        <w:pStyle w:val="code"/>
        <w:rPr>
          <w:b/>
          <w:bCs/>
        </w:rPr>
      </w:pPr>
    </w:p>
    <w:p w14:paraId="40F2B7CE" w14:textId="77777777" w:rsidR="003342F3" w:rsidRPr="003342F3" w:rsidRDefault="003342F3" w:rsidP="003342F3">
      <w:pPr>
        <w:pStyle w:val="code"/>
        <w:rPr>
          <w:b/>
          <w:bCs/>
        </w:rPr>
      </w:pPr>
      <w:r w:rsidRPr="003342F3">
        <w:rPr>
          <w:b/>
          <w:bCs/>
        </w:rPr>
        <w:t xml:space="preserve">    /** .1D bridge Interface Type */</w:t>
      </w:r>
    </w:p>
    <w:p w14:paraId="3A822FDB" w14:textId="77777777" w:rsidR="003342F3" w:rsidRPr="003342F3" w:rsidRDefault="003342F3" w:rsidP="003342F3">
      <w:pPr>
        <w:pStyle w:val="code"/>
        <w:rPr>
          <w:b/>
          <w:bCs/>
        </w:rPr>
      </w:pPr>
      <w:r w:rsidRPr="003342F3">
        <w:rPr>
          <w:b/>
          <w:bCs/>
        </w:rPr>
        <w:t xml:space="preserve">    SAI_ROUTER_INTERFACE_TYPE_BRIDGE</w:t>
      </w:r>
    </w:p>
    <w:p w14:paraId="2F72AC1E" w14:textId="77777777" w:rsidR="003342F3" w:rsidRPr="003342F3" w:rsidRDefault="003342F3" w:rsidP="003342F3">
      <w:pPr>
        <w:pStyle w:val="code"/>
        <w:rPr>
          <w:b/>
          <w:bCs/>
        </w:rPr>
      </w:pPr>
    </w:p>
    <w:p w14:paraId="5D41C048" w14:textId="77777777" w:rsidR="001B350F" w:rsidRDefault="001B350F" w:rsidP="003342F3">
      <w:pPr>
        <w:pStyle w:val="code"/>
      </w:pPr>
    </w:p>
    <w:p w14:paraId="3E7A6BA3" w14:textId="77777777" w:rsidR="00D358C5" w:rsidRDefault="001B350F" w:rsidP="003342F3">
      <w:pPr>
        <w:pStyle w:val="code"/>
      </w:pPr>
      <w:r>
        <w:t>} sai_router_interface_type_t;</w:t>
      </w:r>
    </w:p>
    <w:p w14:paraId="7980321D" w14:textId="77777777" w:rsidR="003342F3" w:rsidRDefault="003342F3" w:rsidP="003342F3">
      <w:pPr>
        <w:pStyle w:val="code"/>
      </w:pPr>
    </w:p>
    <w:p w14:paraId="460F83F0" w14:textId="77777777" w:rsidR="003342F3" w:rsidRDefault="003342F3" w:rsidP="003342F3">
      <w:pPr>
        <w:pStyle w:val="code"/>
      </w:pPr>
    </w:p>
    <w:p w14:paraId="5C455C56" w14:textId="77777777" w:rsidR="003342F3" w:rsidRDefault="003342F3" w:rsidP="003342F3">
      <w:pPr>
        <w:pStyle w:val="code"/>
      </w:pPr>
      <w:r>
        <w:t>typedef enum _sai_router_interface_attr_t</w:t>
      </w:r>
    </w:p>
    <w:p w14:paraId="6BF43A63" w14:textId="77777777" w:rsidR="003342F3" w:rsidRDefault="003342F3" w:rsidP="003342F3">
      <w:pPr>
        <w:pStyle w:val="code"/>
      </w:pPr>
      <w:r>
        <w:t>{</w:t>
      </w:r>
    </w:p>
    <w:p w14:paraId="1370DE6E" w14:textId="77777777" w:rsidR="003342F3" w:rsidRDefault="003342F3" w:rsidP="003342F3">
      <w:pPr>
        <w:pStyle w:val="code"/>
      </w:pPr>
      <w:r>
        <w:t xml:space="preserve">    /** READ-ONLY */</w:t>
      </w:r>
    </w:p>
    <w:p w14:paraId="6C11DC2E" w14:textId="77777777" w:rsidR="003342F3" w:rsidRDefault="003342F3" w:rsidP="003342F3">
      <w:pPr>
        <w:pStyle w:val="code"/>
      </w:pPr>
    </w:p>
    <w:p w14:paraId="0438AFB9" w14:textId="77777777" w:rsidR="003342F3" w:rsidRDefault="003342F3" w:rsidP="003342F3">
      <w:pPr>
        <w:pStyle w:val="code"/>
      </w:pPr>
      <w:r>
        <w:t xml:space="preserve">    /** Virtual router id [sai_object_id_t] (MANDATORY_ON_CREATE|CREATE_ONLY) */</w:t>
      </w:r>
    </w:p>
    <w:p w14:paraId="0DBA0BF9" w14:textId="77777777" w:rsidR="003342F3" w:rsidRDefault="003342F3" w:rsidP="003342F3">
      <w:pPr>
        <w:pStyle w:val="code"/>
      </w:pPr>
      <w:r>
        <w:t xml:space="preserve">    SAI_ROUTER_INTERFACE_ATTR_VIRTUAL_ROUTER_ID,</w:t>
      </w:r>
    </w:p>
    <w:p w14:paraId="356A190A" w14:textId="77777777" w:rsidR="003342F3" w:rsidRDefault="003342F3" w:rsidP="003342F3">
      <w:pPr>
        <w:pStyle w:val="code"/>
      </w:pPr>
    </w:p>
    <w:p w14:paraId="424F5658" w14:textId="77777777" w:rsidR="003342F3" w:rsidRDefault="003342F3" w:rsidP="003342F3">
      <w:pPr>
        <w:pStyle w:val="code"/>
      </w:pPr>
      <w:r>
        <w:t xml:space="preserve">    /** Type [sai_router_interface_type_t]  (MANDATORY_ON_CREATE|CREATE_ONLY) */</w:t>
      </w:r>
    </w:p>
    <w:p w14:paraId="78B05345" w14:textId="77777777" w:rsidR="003342F3" w:rsidRDefault="003342F3" w:rsidP="003342F3">
      <w:pPr>
        <w:pStyle w:val="code"/>
      </w:pPr>
      <w:r>
        <w:t xml:space="preserve">    SAI_ROUTER_INTERFACE_ATTR_TYPE,</w:t>
      </w:r>
    </w:p>
    <w:p w14:paraId="1F776E16" w14:textId="77777777" w:rsidR="003342F3" w:rsidRDefault="003342F3" w:rsidP="003342F3">
      <w:pPr>
        <w:pStyle w:val="code"/>
      </w:pPr>
    </w:p>
    <w:p w14:paraId="43C70ABF" w14:textId="77777777" w:rsidR="003342F3" w:rsidRDefault="003342F3" w:rsidP="003342F3">
      <w:pPr>
        <w:pStyle w:val="code"/>
      </w:pPr>
      <w:r>
        <w:t xml:space="preserve">    /** Assosiated Port or Lag object id [sai_object_id_t] </w:t>
      </w:r>
    </w:p>
    <w:p w14:paraId="45F42989" w14:textId="77777777" w:rsidR="003342F3" w:rsidRDefault="003342F3" w:rsidP="003342F3">
      <w:pPr>
        <w:pStyle w:val="code"/>
      </w:pPr>
      <w:r>
        <w:t xml:space="preserve">    *  (MANDATORY_ON_CREATE when SAI_ROUTER_INTERFACE_ATTR_TYPE == SAI_ROUTER_INTERFACE_TYPE_PORT or SUB_PORT | CREATE_ONLY) </w:t>
      </w:r>
    </w:p>
    <w:p w14:paraId="42EA590B" w14:textId="77777777" w:rsidR="003342F3" w:rsidRDefault="003342F3" w:rsidP="003342F3">
      <w:pPr>
        <w:pStyle w:val="code"/>
      </w:pPr>
      <w:r>
        <w:t xml:space="preserve">    */</w:t>
      </w:r>
    </w:p>
    <w:p w14:paraId="3366C088" w14:textId="77777777" w:rsidR="003342F3" w:rsidRDefault="003342F3" w:rsidP="003342F3">
      <w:pPr>
        <w:pStyle w:val="code"/>
      </w:pPr>
      <w:r>
        <w:t xml:space="preserve">    SAI_ROUTER_INTERFACE_ATTR_PORT_ID,</w:t>
      </w:r>
    </w:p>
    <w:p w14:paraId="07F4EA77" w14:textId="77777777" w:rsidR="003342F3" w:rsidRDefault="003342F3" w:rsidP="003342F3">
      <w:pPr>
        <w:pStyle w:val="code"/>
      </w:pPr>
    </w:p>
    <w:p w14:paraId="59D38E87" w14:textId="77777777" w:rsidR="003342F3" w:rsidRDefault="003342F3" w:rsidP="003342F3">
      <w:pPr>
        <w:pStyle w:val="code"/>
      </w:pPr>
      <w:r>
        <w:t xml:space="preserve">    /** Assosiated Vlan [sai_vlan_id_t] </w:t>
      </w:r>
    </w:p>
    <w:p w14:paraId="240FACD5" w14:textId="77777777" w:rsidR="003342F3" w:rsidRDefault="003342F3" w:rsidP="003342F3">
      <w:pPr>
        <w:pStyle w:val="code"/>
      </w:pPr>
      <w:r>
        <w:t xml:space="preserve">    *  (MANDATORY_ON_CREATE when SAI_ROUTER_INTERFACE_ATTR_TYPE == SAI_ROU</w:t>
      </w:r>
      <w:r w:rsidR="0064130B">
        <w:t>TER_INTERFACE_TYPE_VLAN or SUB_</w:t>
      </w:r>
      <w:r>
        <w:t>PORT | CREATE_ONLY)</w:t>
      </w:r>
    </w:p>
    <w:p w14:paraId="08662E6A" w14:textId="77777777" w:rsidR="003342F3" w:rsidRDefault="003342F3" w:rsidP="003342F3">
      <w:pPr>
        <w:pStyle w:val="code"/>
      </w:pPr>
      <w:r>
        <w:t xml:space="preserve">    */</w:t>
      </w:r>
    </w:p>
    <w:p w14:paraId="530F537A" w14:textId="77777777" w:rsidR="003342F3" w:rsidRDefault="003342F3" w:rsidP="003342F3">
      <w:pPr>
        <w:pStyle w:val="code"/>
      </w:pPr>
      <w:r>
        <w:t xml:space="preserve">    SAI_ROUTER_INTERFACE_ATTR_VLAN_ID,</w:t>
      </w:r>
    </w:p>
    <w:p w14:paraId="0E02474A" w14:textId="77777777" w:rsidR="00A15916" w:rsidRDefault="00A15916" w:rsidP="003342F3">
      <w:pPr>
        <w:pStyle w:val="code"/>
      </w:pPr>
    </w:p>
    <w:p w14:paraId="08759ECE" w14:textId="77777777" w:rsidR="00A15916" w:rsidRDefault="002825C8" w:rsidP="00A15916">
      <w:pPr>
        <w:pStyle w:val="Heading2"/>
        <w:numPr>
          <w:ilvl w:val="1"/>
          <w:numId w:val="27"/>
        </w:numPr>
      </w:pPr>
      <w:bookmarkStart w:id="45" w:name="_Toc468125405"/>
      <w:r>
        <w:t>SAI tunnel</w:t>
      </w:r>
      <w:bookmarkEnd w:id="45"/>
      <w:r>
        <w:t xml:space="preserve"> </w:t>
      </w:r>
    </w:p>
    <w:p w14:paraId="2359EBCD" w14:textId="77777777" w:rsidR="00A15916" w:rsidRDefault="00A15916" w:rsidP="003342F3">
      <w:pPr>
        <w:pStyle w:val="code"/>
      </w:pPr>
    </w:p>
    <w:p w14:paraId="4BB7DC55" w14:textId="77777777" w:rsidR="00A15916" w:rsidRDefault="00A15916" w:rsidP="00A15916">
      <w:pPr>
        <w:pStyle w:val="code"/>
      </w:pPr>
      <w:r>
        <w:t>typedef enum _sai_tunnel_map_type_t</w:t>
      </w:r>
    </w:p>
    <w:p w14:paraId="678C7FF2" w14:textId="77777777" w:rsidR="00A15916" w:rsidRDefault="00A15916" w:rsidP="00A15916">
      <w:pPr>
        <w:pStyle w:val="code"/>
      </w:pPr>
      <w:r>
        <w:t>{</w:t>
      </w:r>
    </w:p>
    <w:p w14:paraId="1415434E" w14:textId="77777777" w:rsidR="00A15916" w:rsidRDefault="00A15916" w:rsidP="00A15916">
      <w:pPr>
        <w:pStyle w:val="code"/>
      </w:pPr>
      <w:r>
        <w:t xml:space="preserve">    /** TUNNEL Map overlay ECN to underlay ECN (only valid for encap) */</w:t>
      </w:r>
    </w:p>
    <w:p w14:paraId="0EC3B964" w14:textId="77777777" w:rsidR="00A15916" w:rsidRDefault="00A15916" w:rsidP="00A15916">
      <w:pPr>
        <w:pStyle w:val="code"/>
      </w:pPr>
      <w:r>
        <w:t xml:space="preserve">    SAI_TUNNEL_MAP_TYPE_OECN_TO_UECN = 0x00000000,</w:t>
      </w:r>
    </w:p>
    <w:p w14:paraId="05ABF1B2" w14:textId="77777777" w:rsidR="00A15916" w:rsidRDefault="00A15916" w:rsidP="00A15916">
      <w:pPr>
        <w:pStyle w:val="code"/>
      </w:pPr>
    </w:p>
    <w:p w14:paraId="3063EE44" w14:textId="77777777" w:rsidR="00A15916" w:rsidRDefault="00A15916" w:rsidP="00A15916">
      <w:pPr>
        <w:pStyle w:val="code"/>
      </w:pPr>
      <w:r>
        <w:t xml:space="preserve">    /** TUNNEL Map underlay ECN and overlay ECN to overlay ECN (only valid for decap) */</w:t>
      </w:r>
    </w:p>
    <w:p w14:paraId="04B86DD0" w14:textId="77777777" w:rsidR="00A15916" w:rsidRDefault="00A15916" w:rsidP="00A15916">
      <w:pPr>
        <w:pStyle w:val="code"/>
      </w:pPr>
      <w:r>
        <w:t xml:space="preserve">    SAI_TUNNEL_MAP_TYPE_UECN_OECN_TO_OECN = 0x00000001,</w:t>
      </w:r>
    </w:p>
    <w:p w14:paraId="32598680" w14:textId="77777777" w:rsidR="00A15916" w:rsidRDefault="00A15916" w:rsidP="00A15916">
      <w:pPr>
        <w:pStyle w:val="code"/>
      </w:pPr>
    </w:p>
    <w:p w14:paraId="2F89B059" w14:textId="77777777" w:rsidR="00A15916" w:rsidRDefault="00A15916" w:rsidP="00A15916">
      <w:pPr>
        <w:pStyle w:val="code"/>
      </w:pPr>
      <w:r>
        <w:t xml:space="preserve">    /** TUNNEL Map VNI to VLAN ID */</w:t>
      </w:r>
    </w:p>
    <w:p w14:paraId="503F039F" w14:textId="77777777" w:rsidR="00A15916" w:rsidRDefault="00A15916" w:rsidP="00A15916">
      <w:pPr>
        <w:pStyle w:val="code"/>
      </w:pPr>
      <w:r>
        <w:t xml:space="preserve">    SAI_TUNNEL_MAP_TYPE_VNI_TO_VLAN_ID = 0x00000002,</w:t>
      </w:r>
    </w:p>
    <w:p w14:paraId="1C7ADAEF" w14:textId="77777777" w:rsidR="00A15916" w:rsidRDefault="00A15916" w:rsidP="00A15916">
      <w:pPr>
        <w:pStyle w:val="code"/>
      </w:pPr>
    </w:p>
    <w:p w14:paraId="302DB314" w14:textId="77777777" w:rsidR="00A15916" w:rsidRDefault="00A15916" w:rsidP="00A15916">
      <w:pPr>
        <w:pStyle w:val="code"/>
      </w:pPr>
      <w:r>
        <w:t xml:space="preserve">    /** TUNNEL Map VLAN ID to VNI */</w:t>
      </w:r>
    </w:p>
    <w:p w14:paraId="643BDF34" w14:textId="77777777" w:rsidR="00A15916" w:rsidRDefault="00A15916" w:rsidP="00A15916">
      <w:pPr>
        <w:pStyle w:val="code"/>
      </w:pPr>
      <w:r>
        <w:t xml:space="preserve">    SAI_TUNNEL_MAP_TYPE_VLAN_ID_TO_VNI = 0x00000003,</w:t>
      </w:r>
    </w:p>
    <w:p w14:paraId="67EEBF08" w14:textId="77777777" w:rsidR="002825C8" w:rsidRDefault="002825C8" w:rsidP="00A15916">
      <w:pPr>
        <w:pStyle w:val="code"/>
      </w:pPr>
    </w:p>
    <w:p w14:paraId="4D237A62" w14:textId="77777777" w:rsidR="002825C8" w:rsidRDefault="002825C8" w:rsidP="00512D5E">
      <w:pPr>
        <w:pStyle w:val="code"/>
      </w:pPr>
      <w:r>
        <w:t xml:space="preserve">    /** TUNNEL Map VNI to </w:t>
      </w:r>
      <w:r w:rsidR="00512D5E">
        <w:t>Bridge IF</w:t>
      </w:r>
      <w:r>
        <w:t xml:space="preserve"> */</w:t>
      </w:r>
    </w:p>
    <w:p w14:paraId="651AF1B1" w14:textId="77777777" w:rsidR="002825C8" w:rsidRDefault="002825C8" w:rsidP="002825C8">
      <w:pPr>
        <w:pStyle w:val="code"/>
      </w:pPr>
      <w:r>
        <w:t xml:space="preserve">    SAI_TUNNEL_MAP_TY</w:t>
      </w:r>
      <w:r w:rsidR="00876BE7">
        <w:t>PE_VNI_TO_BRIDGE_IF = 0x00000004</w:t>
      </w:r>
      <w:r>
        <w:t>,</w:t>
      </w:r>
    </w:p>
    <w:p w14:paraId="55B70950" w14:textId="77777777" w:rsidR="002825C8" w:rsidRDefault="002825C8" w:rsidP="002825C8">
      <w:pPr>
        <w:pStyle w:val="code"/>
      </w:pPr>
    </w:p>
    <w:p w14:paraId="69ED1F1F" w14:textId="77777777" w:rsidR="002825C8" w:rsidRDefault="00512D5E" w:rsidP="002825C8">
      <w:pPr>
        <w:pStyle w:val="code"/>
      </w:pPr>
      <w:r>
        <w:t xml:space="preserve">    /** TUNNEL Map Bridge IF</w:t>
      </w:r>
      <w:r w:rsidR="002825C8">
        <w:t xml:space="preserve"> to VNI */</w:t>
      </w:r>
    </w:p>
    <w:p w14:paraId="48CFD907" w14:textId="77777777" w:rsidR="002825C8" w:rsidRDefault="002825C8" w:rsidP="002825C8">
      <w:pPr>
        <w:pStyle w:val="code"/>
      </w:pPr>
      <w:r>
        <w:t xml:space="preserve">    SAI_TUNNEL_MAP_TY</w:t>
      </w:r>
      <w:r w:rsidR="00876BE7">
        <w:t>PE_BRIDGE_IF_TO_VNI = 0x00000005</w:t>
      </w:r>
      <w:r>
        <w:t>,</w:t>
      </w:r>
    </w:p>
    <w:p w14:paraId="68C5C98B" w14:textId="77777777" w:rsidR="00A15916" w:rsidRDefault="00A15916" w:rsidP="00A15916">
      <w:pPr>
        <w:pStyle w:val="code"/>
      </w:pPr>
    </w:p>
    <w:p w14:paraId="06D1B7D6" w14:textId="77777777" w:rsidR="00A15916" w:rsidRDefault="00A15916" w:rsidP="00A15916">
      <w:pPr>
        <w:pStyle w:val="code"/>
      </w:pPr>
      <w:r>
        <w:t xml:space="preserve">    /** Custom range base value */</w:t>
      </w:r>
    </w:p>
    <w:p w14:paraId="36863428" w14:textId="77777777" w:rsidR="00A15916" w:rsidRDefault="00A15916" w:rsidP="00A15916">
      <w:pPr>
        <w:pStyle w:val="code"/>
      </w:pPr>
      <w:r>
        <w:t xml:space="preserve">    SAI_TUNNEL_MAP_TYPE_CUSTOM_RANGE_BASE = 0x10000000</w:t>
      </w:r>
    </w:p>
    <w:p w14:paraId="558BAAD6" w14:textId="77777777" w:rsidR="00A15916" w:rsidRDefault="00A15916" w:rsidP="00A15916">
      <w:pPr>
        <w:pStyle w:val="code"/>
      </w:pPr>
    </w:p>
    <w:p w14:paraId="6A25B872" w14:textId="77777777" w:rsidR="00A15916" w:rsidRPr="00D358C5" w:rsidRDefault="00A15916" w:rsidP="00A15916">
      <w:pPr>
        <w:pStyle w:val="code"/>
      </w:pPr>
      <w:r>
        <w:t>} sai_tunnel_map_type_t;</w:t>
      </w:r>
    </w:p>
    <w:p w14:paraId="4421CC0C" w14:textId="77777777" w:rsidR="003342F3" w:rsidRPr="00D358C5" w:rsidRDefault="003342F3" w:rsidP="003342F3">
      <w:pPr>
        <w:pStyle w:val="code"/>
      </w:pPr>
    </w:p>
    <w:p w14:paraId="5F9DD202" w14:textId="77777777" w:rsidR="00D358C5" w:rsidRPr="00556913" w:rsidRDefault="00D358C5" w:rsidP="00D358C5"/>
    <w:p w14:paraId="448E74E9" w14:textId="77777777" w:rsidR="00A87CDE" w:rsidRDefault="00A87CDE" w:rsidP="00A87CDE">
      <w:pPr>
        <w:pStyle w:val="Heading2"/>
      </w:pPr>
      <w:bookmarkStart w:id="46" w:name="_Toc468125406"/>
      <w:r>
        <w:t xml:space="preserve">SAI bridge </w:t>
      </w:r>
      <w:r w:rsidR="00D358C5">
        <w:t xml:space="preserve">port </w:t>
      </w:r>
      <w:r w:rsidR="00D358C5" w:rsidRPr="00A27EDF">
        <w:t>object</w:t>
      </w:r>
      <w:bookmarkEnd w:id="46"/>
      <w:r w:rsidRPr="00A27EDF">
        <w:t xml:space="preserve"> </w:t>
      </w:r>
    </w:p>
    <w:p w14:paraId="2827F4D9" w14:textId="77777777" w:rsidR="00B00BF4" w:rsidRDefault="00B00BF4" w:rsidP="00A87CDE">
      <w:pPr>
        <w:pStyle w:val="code"/>
      </w:pPr>
    </w:p>
    <w:p w14:paraId="1FE8F962" w14:textId="77777777" w:rsidR="00B00BF4" w:rsidRDefault="00B00BF4" w:rsidP="00B00BF4">
      <w:pPr>
        <w:pStyle w:val="code"/>
      </w:pPr>
      <w:r>
        <w:t>/**</w:t>
      </w:r>
    </w:p>
    <w:p w14:paraId="47B3E231" w14:textId="77777777" w:rsidR="00B00BF4" w:rsidRDefault="00B00BF4" w:rsidP="00B00BF4">
      <w:pPr>
        <w:pStyle w:val="code"/>
      </w:pPr>
      <w:r>
        <w:t xml:space="preserve"> *  @brief Attribute data for SAI_ROUTER_INTERFACE_ATTR_TYPE</w:t>
      </w:r>
    </w:p>
    <w:p w14:paraId="5AF9577A" w14:textId="77777777" w:rsidR="00B00BF4" w:rsidRDefault="00B00BF4" w:rsidP="00B00BF4">
      <w:pPr>
        <w:pStyle w:val="code"/>
      </w:pPr>
      <w:r>
        <w:t xml:space="preserve"> */</w:t>
      </w:r>
    </w:p>
    <w:p w14:paraId="2A9DCFD1" w14:textId="77777777" w:rsidR="00B00BF4" w:rsidRDefault="00B00BF4" w:rsidP="00B00BF4">
      <w:pPr>
        <w:pStyle w:val="code"/>
      </w:pPr>
      <w:r>
        <w:t xml:space="preserve">typedef enum _sai_bridge_port_type_t </w:t>
      </w:r>
    </w:p>
    <w:p w14:paraId="033A5F5E" w14:textId="77777777" w:rsidR="00B00BF4" w:rsidRDefault="00B00BF4" w:rsidP="00B00BF4">
      <w:pPr>
        <w:pStyle w:val="code"/>
      </w:pPr>
      <w:r>
        <w:t>{</w:t>
      </w:r>
    </w:p>
    <w:p w14:paraId="716955D6" w14:textId="77777777" w:rsidR="00B00BF4" w:rsidRDefault="00B00BF4" w:rsidP="00B00BF4">
      <w:pPr>
        <w:pStyle w:val="code"/>
      </w:pPr>
      <w:r>
        <w:t xml:space="preserve">    /** Port or Lag   */</w:t>
      </w:r>
    </w:p>
    <w:p w14:paraId="710EF7E4" w14:textId="77777777" w:rsidR="00B00BF4" w:rsidRDefault="00B00BF4" w:rsidP="00B00BF4">
      <w:pPr>
        <w:pStyle w:val="code"/>
      </w:pPr>
      <w:r>
        <w:t xml:space="preserve">    SAI_BRIDGE_PORT_TYPE_PORT,</w:t>
      </w:r>
    </w:p>
    <w:p w14:paraId="6648CE0D" w14:textId="77777777" w:rsidR="00B00BF4" w:rsidRDefault="00B00BF4" w:rsidP="00B00BF4">
      <w:pPr>
        <w:pStyle w:val="code"/>
      </w:pPr>
    </w:p>
    <w:p w14:paraId="1215BC0A" w14:textId="77777777" w:rsidR="00B00BF4" w:rsidRDefault="00B00BF4" w:rsidP="00B00BF4">
      <w:pPr>
        <w:pStyle w:val="code"/>
      </w:pPr>
      <w:r>
        <w:t xml:space="preserve">    /** {Port or Lag.vlan}   */</w:t>
      </w:r>
    </w:p>
    <w:p w14:paraId="66DB9403" w14:textId="77777777" w:rsidR="00B00BF4" w:rsidRDefault="00B00BF4" w:rsidP="00B00BF4">
      <w:pPr>
        <w:pStyle w:val="code"/>
      </w:pPr>
      <w:r>
        <w:t xml:space="preserve">    SAI_BRIDGE_PORT_TYPE_SUB_PORT,</w:t>
      </w:r>
    </w:p>
    <w:p w14:paraId="10CA22C4" w14:textId="77777777" w:rsidR="00B00BF4" w:rsidRDefault="00B00BF4" w:rsidP="00B00BF4">
      <w:pPr>
        <w:pStyle w:val="code"/>
      </w:pPr>
    </w:p>
    <w:p w14:paraId="35A46D5B" w14:textId="77777777" w:rsidR="00B00BF4" w:rsidRPr="002343AB" w:rsidRDefault="00B00BF4" w:rsidP="00B00BF4">
      <w:pPr>
        <w:pStyle w:val="code"/>
      </w:pPr>
      <w:commentRangeStart w:id="47"/>
      <w:r w:rsidRPr="002343AB">
        <w:t xml:space="preserve">    /**  bridge router port  */</w:t>
      </w:r>
    </w:p>
    <w:p w14:paraId="0003FFB9" w14:textId="77777777" w:rsidR="00B00BF4" w:rsidRPr="002343AB" w:rsidRDefault="00B00BF4" w:rsidP="00B00BF4">
      <w:pPr>
        <w:pStyle w:val="code"/>
      </w:pPr>
      <w:r w:rsidRPr="002343AB">
        <w:t xml:space="preserve">    SAI_BRIDGE_PORT_TYPE_</w:t>
      </w:r>
      <w:r w:rsidR="008676B3" w:rsidRPr="002343AB">
        <w:t>1Q_</w:t>
      </w:r>
      <w:r w:rsidRPr="002343AB">
        <w:t>ROUTER,</w:t>
      </w:r>
    </w:p>
    <w:p w14:paraId="34761082" w14:textId="77777777" w:rsidR="008676B3" w:rsidRPr="002343AB" w:rsidRDefault="008676B3" w:rsidP="00B00BF4">
      <w:pPr>
        <w:pStyle w:val="code"/>
      </w:pPr>
    </w:p>
    <w:p w14:paraId="30641CD3" w14:textId="77777777" w:rsidR="008676B3" w:rsidRPr="002343AB" w:rsidRDefault="008676B3" w:rsidP="008676B3">
      <w:pPr>
        <w:pStyle w:val="code"/>
      </w:pPr>
      <w:r w:rsidRPr="002343AB">
        <w:t xml:space="preserve">   /**  bridge router port  */</w:t>
      </w:r>
    </w:p>
    <w:p w14:paraId="0BB2AAE7" w14:textId="77777777" w:rsidR="008676B3" w:rsidRPr="002343AB" w:rsidRDefault="008676B3" w:rsidP="008676B3">
      <w:pPr>
        <w:pStyle w:val="code"/>
      </w:pPr>
      <w:r w:rsidRPr="002343AB">
        <w:t xml:space="preserve">    SAI_BRIDGE_PORT_TYPE_1D_ROUTER,</w:t>
      </w:r>
      <w:commentRangeEnd w:id="47"/>
      <w:r w:rsidR="00990FB2" w:rsidRPr="002343AB">
        <w:rPr>
          <w:rStyle w:val="CommentReference"/>
          <w:rFonts w:ascii="Calibri" w:eastAsiaTheme="minorEastAsia" w:hAnsi="Calibri"/>
          <w:noProof w:val="0"/>
        </w:rPr>
        <w:commentReference w:id="47"/>
      </w:r>
    </w:p>
    <w:p w14:paraId="60530C63" w14:textId="77777777" w:rsidR="00B00BF4" w:rsidRDefault="00B00BF4" w:rsidP="00B00BF4">
      <w:pPr>
        <w:pStyle w:val="code"/>
      </w:pPr>
    </w:p>
    <w:p w14:paraId="6D0F1774" w14:textId="77777777" w:rsidR="00B00BF4" w:rsidRDefault="00B00BF4" w:rsidP="00B00BF4">
      <w:pPr>
        <w:pStyle w:val="code"/>
      </w:pPr>
      <w:r>
        <w:t xml:space="preserve">    /**  bridge tunnel  port  */</w:t>
      </w:r>
    </w:p>
    <w:p w14:paraId="7703AB6F" w14:textId="77777777" w:rsidR="00B00BF4" w:rsidRPr="00B00BF4" w:rsidRDefault="00B00BF4" w:rsidP="00B00BF4">
      <w:pPr>
        <w:pStyle w:val="code"/>
      </w:pPr>
      <w:r>
        <w:t xml:space="preserve">    SAI_BRIDGE_PORT_TYPE_TUNNEL,</w:t>
      </w:r>
    </w:p>
    <w:p w14:paraId="62D4A98C" w14:textId="77777777" w:rsidR="00B00BF4" w:rsidRDefault="00B00BF4" w:rsidP="00B00BF4">
      <w:pPr>
        <w:pStyle w:val="code"/>
      </w:pPr>
    </w:p>
    <w:p w14:paraId="1379532D" w14:textId="77777777" w:rsidR="00B00BF4" w:rsidRDefault="00B00BF4" w:rsidP="00B00BF4">
      <w:pPr>
        <w:pStyle w:val="code"/>
      </w:pPr>
      <w:r>
        <w:t>} sai_bridge_port_type_t;</w:t>
      </w:r>
    </w:p>
    <w:p w14:paraId="3078ADBB" w14:textId="77777777" w:rsidR="00B00BF4" w:rsidRDefault="00B00BF4" w:rsidP="00B00BF4">
      <w:pPr>
        <w:pStyle w:val="code"/>
      </w:pPr>
    </w:p>
    <w:p w14:paraId="20ADA43F" w14:textId="77777777" w:rsidR="00B00BF4" w:rsidRDefault="00B00BF4" w:rsidP="00A87CDE">
      <w:pPr>
        <w:pStyle w:val="code"/>
      </w:pPr>
    </w:p>
    <w:p w14:paraId="4082B909" w14:textId="77777777" w:rsidR="00B04AD7" w:rsidRDefault="00B04AD7" w:rsidP="00A87CDE">
      <w:pPr>
        <w:pStyle w:val="code"/>
      </w:pPr>
      <w:commentRangeStart w:id="48"/>
      <w:commentRangeStart w:id="49"/>
      <w:r>
        <w:t>typedef enum _sai_</w:t>
      </w:r>
      <w:r w:rsidR="00A87CDE">
        <w:t>bridge_port</w:t>
      </w:r>
      <w:r>
        <w:t>_attr_t</w:t>
      </w:r>
      <w:commentRangeEnd w:id="48"/>
      <w:r w:rsidR="00990FB2">
        <w:rPr>
          <w:rStyle w:val="CommentReference"/>
          <w:rFonts w:ascii="Calibri" w:eastAsiaTheme="minorEastAsia" w:hAnsi="Calibri"/>
          <w:noProof w:val="0"/>
        </w:rPr>
        <w:commentReference w:id="48"/>
      </w:r>
      <w:commentRangeEnd w:id="49"/>
      <w:r w:rsidR="00A55F92">
        <w:rPr>
          <w:rStyle w:val="CommentReference"/>
          <w:rFonts w:ascii="Calibri" w:eastAsiaTheme="minorEastAsia" w:hAnsi="Calibri"/>
          <w:noProof w:val="0"/>
        </w:rPr>
        <w:commentReference w:id="49"/>
      </w:r>
    </w:p>
    <w:p w14:paraId="7201784A" w14:textId="77777777" w:rsidR="00B04AD7" w:rsidRDefault="00B04AD7" w:rsidP="00B04AD7">
      <w:pPr>
        <w:pStyle w:val="code"/>
      </w:pPr>
      <w:r>
        <w:t>{</w:t>
      </w:r>
    </w:p>
    <w:p w14:paraId="3D70AFE9" w14:textId="77777777" w:rsidR="00B00BF4" w:rsidRDefault="00B00BF4" w:rsidP="00B04AD7">
      <w:pPr>
        <w:pStyle w:val="code"/>
      </w:pPr>
    </w:p>
    <w:p w14:paraId="27194F65" w14:textId="77777777" w:rsidR="00B00BF4" w:rsidRDefault="00B00BF4" w:rsidP="00B00BF4">
      <w:pPr>
        <w:pStyle w:val="code"/>
      </w:pPr>
      <w:r>
        <w:t xml:space="preserve">      /** Type [sai_bridge_port_type_t]  (MANDATORY_ON_CREATE|CREATE_ONLY) */</w:t>
      </w:r>
    </w:p>
    <w:p w14:paraId="11078FB0" w14:textId="77777777" w:rsidR="00B00BF4" w:rsidRDefault="002C0F26" w:rsidP="00B00BF4">
      <w:pPr>
        <w:pStyle w:val="code"/>
      </w:pPr>
      <w:r>
        <w:t xml:space="preserve">    SAI_BRIDGE</w:t>
      </w:r>
      <w:r w:rsidR="00B00BF4">
        <w:t>_PORT_ATTR_TYPE,</w:t>
      </w:r>
    </w:p>
    <w:p w14:paraId="6A201D0A" w14:textId="77777777" w:rsidR="00B00BF4" w:rsidRDefault="00B00BF4" w:rsidP="00B00BF4">
      <w:pPr>
        <w:pStyle w:val="code"/>
      </w:pPr>
    </w:p>
    <w:p w14:paraId="6D06FB1F" w14:textId="77777777" w:rsidR="00B00BF4" w:rsidRDefault="00B00BF4" w:rsidP="00B00BF4">
      <w:pPr>
        <w:pStyle w:val="code"/>
      </w:pPr>
      <w:r>
        <w:t xml:space="preserve">    /** Assosiated Port or Lag object id [sai_object_id_t] </w:t>
      </w:r>
    </w:p>
    <w:p w14:paraId="3FDCC315" w14:textId="77777777" w:rsidR="00B00BF4" w:rsidRDefault="00B00BF4" w:rsidP="00B00BF4">
      <w:pPr>
        <w:pStyle w:val="code"/>
      </w:pPr>
      <w:r>
        <w:t xml:space="preserve">    *  (MANDATORY_ON_CREATE when  SAI_BRIDEG_PORT_ATTR_TYPE == </w:t>
      </w:r>
      <w:r w:rsidR="008676B3">
        <w:t xml:space="preserve">SAI_BRIDGE_PORT_TYPE_PORT or </w:t>
      </w:r>
      <w:r w:rsidR="00C136F4">
        <w:t xml:space="preserve">  </w:t>
      </w:r>
      <w:r w:rsidR="008676B3">
        <w:t>SAI_BRIDGE_PORT_TYPE_</w:t>
      </w:r>
      <w:r w:rsidR="005E211D">
        <w:t>SUB_</w:t>
      </w:r>
      <w:r w:rsidR="008676B3">
        <w:t xml:space="preserve">PORT  </w:t>
      </w:r>
      <w:r>
        <w:t xml:space="preserve">| CREATE_ONLY) </w:t>
      </w:r>
    </w:p>
    <w:p w14:paraId="1334C8FC" w14:textId="77777777" w:rsidR="00B00BF4" w:rsidRDefault="00B00BF4" w:rsidP="00B00BF4">
      <w:pPr>
        <w:pStyle w:val="code"/>
      </w:pPr>
      <w:r>
        <w:t xml:space="preserve">    */</w:t>
      </w:r>
    </w:p>
    <w:p w14:paraId="6B0F228B" w14:textId="77777777" w:rsidR="00B00BF4" w:rsidRDefault="008676B3" w:rsidP="00B00BF4">
      <w:pPr>
        <w:pStyle w:val="code"/>
      </w:pPr>
      <w:r>
        <w:t xml:space="preserve">    SAI_BRIDGE_PORT</w:t>
      </w:r>
      <w:r w:rsidR="00B00BF4">
        <w:t>_ATTR_PORT_ID,</w:t>
      </w:r>
    </w:p>
    <w:p w14:paraId="3EAD14C6" w14:textId="77777777" w:rsidR="008676B3" w:rsidRDefault="008676B3" w:rsidP="00B00BF4">
      <w:pPr>
        <w:pStyle w:val="code"/>
      </w:pPr>
    </w:p>
    <w:p w14:paraId="1102C786" w14:textId="77777777" w:rsidR="008676B3" w:rsidRDefault="008676B3" w:rsidP="008676B3">
      <w:pPr>
        <w:pStyle w:val="code"/>
      </w:pPr>
      <w:r>
        <w:t xml:space="preserve">/** Assosiated </w:t>
      </w:r>
      <w:r w:rsidR="00A55F92">
        <w:t>vlan</w:t>
      </w:r>
      <w:r>
        <w:t xml:space="preserve"> object id [sai_object_id_t] </w:t>
      </w:r>
    </w:p>
    <w:p w14:paraId="32AD201F" w14:textId="77777777" w:rsidR="008676B3" w:rsidRDefault="008676B3" w:rsidP="008676B3">
      <w:pPr>
        <w:pStyle w:val="code"/>
      </w:pPr>
      <w:r>
        <w:t xml:space="preserve">    *  (MANDATORY_ON_CREATE when  SAI_BRIDEG_PORT_ATTR_TYPE ==  SAI_BRIDGE_PORT_TYPE_</w:t>
      </w:r>
      <w:r w:rsidR="005E211D">
        <w:t>SUB_</w:t>
      </w:r>
      <w:r>
        <w:t xml:space="preserve">PORT  | CREATE_ONLY) </w:t>
      </w:r>
    </w:p>
    <w:p w14:paraId="36B600D5" w14:textId="77777777" w:rsidR="008676B3" w:rsidRDefault="008676B3" w:rsidP="008676B3">
      <w:pPr>
        <w:pStyle w:val="code"/>
      </w:pPr>
      <w:r>
        <w:t xml:space="preserve">    */</w:t>
      </w:r>
    </w:p>
    <w:p w14:paraId="7F4AAE5C" w14:textId="77777777" w:rsidR="008676B3" w:rsidRDefault="008676B3" w:rsidP="008676B3">
      <w:pPr>
        <w:pStyle w:val="code"/>
      </w:pPr>
      <w:r>
        <w:t xml:space="preserve">    SAI_BRIDGE_PORT_ATTR_VLAN_ID,</w:t>
      </w:r>
    </w:p>
    <w:p w14:paraId="6F100E75" w14:textId="77777777" w:rsidR="00C136F4" w:rsidRDefault="00C136F4" w:rsidP="008676B3">
      <w:pPr>
        <w:pStyle w:val="code"/>
      </w:pPr>
    </w:p>
    <w:p w14:paraId="56079544" w14:textId="77777777" w:rsidR="00C136F4" w:rsidRDefault="00C136F4" w:rsidP="00C136F4">
      <w:pPr>
        <w:pStyle w:val="code"/>
      </w:pPr>
      <w:r>
        <w:t xml:space="preserve">    /** Assosiated rouer inerface object id [sai_object_id_t] </w:t>
      </w:r>
    </w:p>
    <w:p w14:paraId="7BF627CB" w14:textId="77777777" w:rsidR="00C136F4" w:rsidRDefault="00C136F4" w:rsidP="00C136F4">
      <w:pPr>
        <w:pStyle w:val="code"/>
      </w:pPr>
      <w:r>
        <w:t xml:space="preserve">    *  (MANDATORY_ON_CREATE when  SAI_BRIDEG_PORT_ATTR_</w:t>
      </w:r>
      <w:r w:rsidR="00A05597">
        <w:t>TYPE == SAI_BRIDGE_PORT_TYPE_1D</w:t>
      </w:r>
      <w:r w:rsidR="00A05597" w:rsidRPr="002343AB">
        <w:t>_ROUTER</w:t>
      </w:r>
      <w:r>
        <w:t xml:space="preserve">   | CREATE_ONLY)</w:t>
      </w:r>
      <w:r w:rsidR="00A05597">
        <w:t xml:space="preserve"> please note the for bridge type </w:t>
      </w:r>
      <w:r>
        <w:t xml:space="preserve"> </w:t>
      </w:r>
      <w:r w:rsidR="00A05597">
        <w:t>SAI_BRIDGE_PORT_TYPE_1Q</w:t>
      </w:r>
      <w:r w:rsidR="00A05597" w:rsidRPr="002343AB">
        <w:t>_ROUTER</w:t>
      </w:r>
      <w:r w:rsidR="00A05597">
        <w:t xml:space="preserve">  all vlan intarfaces are auto bounded to the bridge port   </w:t>
      </w:r>
    </w:p>
    <w:p w14:paraId="2D618BA3" w14:textId="77777777" w:rsidR="00C136F4" w:rsidRDefault="00C136F4" w:rsidP="00C136F4">
      <w:pPr>
        <w:pStyle w:val="code"/>
      </w:pPr>
      <w:r>
        <w:t xml:space="preserve">    */</w:t>
      </w:r>
    </w:p>
    <w:p w14:paraId="1236AD7B" w14:textId="77777777" w:rsidR="00C136F4" w:rsidRDefault="00C136F4" w:rsidP="00C136F4">
      <w:pPr>
        <w:pStyle w:val="code"/>
      </w:pPr>
      <w:r>
        <w:t xml:space="preserve">    SAI_BRIDGE_PORT_ATTR_RIF_ID,</w:t>
      </w:r>
    </w:p>
    <w:p w14:paraId="56AA032D" w14:textId="77777777" w:rsidR="008676B3" w:rsidRDefault="008676B3" w:rsidP="008676B3">
      <w:pPr>
        <w:pStyle w:val="code"/>
      </w:pPr>
    </w:p>
    <w:p w14:paraId="5348B7BA" w14:textId="77777777" w:rsidR="008676B3" w:rsidRDefault="008676B3" w:rsidP="008676B3">
      <w:pPr>
        <w:pStyle w:val="code"/>
      </w:pPr>
      <w:r>
        <w:t>/** Assosiated tun</w:t>
      </w:r>
      <w:r w:rsidR="004C06AE">
        <w:t>n</w:t>
      </w:r>
      <w:r>
        <w:t xml:space="preserve">el id [sai_object_id_t] </w:t>
      </w:r>
    </w:p>
    <w:p w14:paraId="27BD475E" w14:textId="77777777" w:rsidR="008676B3" w:rsidRDefault="008676B3" w:rsidP="008676B3">
      <w:pPr>
        <w:pStyle w:val="code"/>
      </w:pPr>
      <w:r>
        <w:t xml:space="preserve">    *  (MANDATORY_ON_CREATE when  SAI_BRIDEG_PORT_ATTR_TYPE == SAI_BRIDGE_PORT_TYPE_TUNNEL | CREATE_ONLY) </w:t>
      </w:r>
    </w:p>
    <w:p w14:paraId="2367B119" w14:textId="77777777" w:rsidR="008676B3" w:rsidRDefault="008676B3" w:rsidP="008676B3">
      <w:pPr>
        <w:pStyle w:val="code"/>
      </w:pPr>
      <w:r>
        <w:t xml:space="preserve">    */</w:t>
      </w:r>
    </w:p>
    <w:p w14:paraId="5C01DEA7" w14:textId="77777777" w:rsidR="008676B3" w:rsidRDefault="008676B3" w:rsidP="008676B3">
      <w:pPr>
        <w:pStyle w:val="code"/>
      </w:pPr>
      <w:r>
        <w:t xml:space="preserve">    SAI_BRIDGE_PORT_ATTR_TUNNEL_ID,</w:t>
      </w:r>
    </w:p>
    <w:p w14:paraId="4EC78CF3" w14:textId="77777777" w:rsidR="008676B3" w:rsidRDefault="008676B3" w:rsidP="008676B3">
      <w:pPr>
        <w:pStyle w:val="code"/>
      </w:pPr>
    </w:p>
    <w:p w14:paraId="58772FC6" w14:textId="77777777" w:rsidR="008676B3" w:rsidRDefault="008676B3" w:rsidP="008676B3">
      <w:pPr>
        <w:pStyle w:val="code"/>
      </w:pPr>
      <w:commentRangeStart w:id="50"/>
      <w:commentRangeStart w:id="51"/>
      <w:r>
        <w:t>/</w:t>
      </w:r>
      <w:r w:rsidR="00A55F92">
        <w:t xml:space="preserve">** Assosiated bridge ID </w:t>
      </w:r>
      <w:r>
        <w:t xml:space="preserve"> [sai_object_id_t] </w:t>
      </w:r>
      <w:commentRangeEnd w:id="50"/>
      <w:r w:rsidR="00CF2C17">
        <w:rPr>
          <w:rStyle w:val="CommentReference"/>
          <w:rFonts w:ascii="Calibri" w:eastAsiaTheme="minorEastAsia" w:hAnsi="Calibri"/>
          <w:noProof w:val="0"/>
        </w:rPr>
        <w:commentReference w:id="50"/>
      </w:r>
      <w:commentRangeEnd w:id="51"/>
      <w:r w:rsidR="00A55F92">
        <w:rPr>
          <w:rStyle w:val="CommentReference"/>
          <w:rFonts w:ascii="Calibri" w:eastAsiaTheme="minorEastAsia" w:hAnsi="Calibri"/>
          <w:noProof w:val="0"/>
        </w:rPr>
        <w:commentReference w:id="51"/>
      </w:r>
    </w:p>
    <w:p w14:paraId="6F70B58A" w14:textId="77777777" w:rsidR="008676B3" w:rsidRDefault="008676B3" w:rsidP="00C136F4">
      <w:pPr>
        <w:pStyle w:val="code"/>
      </w:pPr>
      <w:r>
        <w:t xml:space="preserve">    *  (</w:t>
      </w:r>
      <w:r w:rsidR="00C136F4">
        <w:t xml:space="preserve">CREATE_AND_SET defult invalid bridge </w:t>
      </w:r>
      <w:r>
        <w:t xml:space="preserve">) </w:t>
      </w:r>
    </w:p>
    <w:p w14:paraId="51F15D94" w14:textId="77777777" w:rsidR="008676B3" w:rsidRDefault="008676B3" w:rsidP="008676B3">
      <w:pPr>
        <w:pStyle w:val="code"/>
      </w:pPr>
      <w:r>
        <w:t xml:space="preserve">    */</w:t>
      </w:r>
    </w:p>
    <w:p w14:paraId="339FC6B7" w14:textId="77777777" w:rsidR="008676B3" w:rsidRDefault="008676B3" w:rsidP="008676B3">
      <w:pPr>
        <w:pStyle w:val="code"/>
      </w:pPr>
      <w:r>
        <w:t xml:space="preserve">    SAI_BRIDGE_PORT_ATTR_BRIDGE_ID,</w:t>
      </w:r>
    </w:p>
    <w:p w14:paraId="13972D0E" w14:textId="77777777" w:rsidR="008676B3" w:rsidRDefault="008676B3" w:rsidP="008676B3">
      <w:pPr>
        <w:pStyle w:val="code"/>
      </w:pPr>
    </w:p>
    <w:p w14:paraId="29A82C02" w14:textId="77777777" w:rsidR="008676B3" w:rsidRDefault="008676B3" w:rsidP="008676B3">
      <w:pPr>
        <w:pStyle w:val="code"/>
      </w:pPr>
      <w:r>
        <w:t xml:space="preserve">//bridge port attribute </w:t>
      </w:r>
      <w:r w:rsidR="00C136F4">
        <w:t xml:space="preserve">defualt leraning enadle </w:t>
      </w:r>
    </w:p>
    <w:p w14:paraId="33AD0BDD" w14:textId="77777777" w:rsidR="008676B3" w:rsidRDefault="008676B3" w:rsidP="008676B3">
      <w:pPr>
        <w:pStyle w:val="code"/>
        <w:rPr>
          <w:color w:val="000000" w:themeColor="text1"/>
        </w:rPr>
      </w:pPr>
      <w:r>
        <w:t xml:space="preserve">   </w:t>
      </w:r>
      <w:r w:rsidRPr="008676B3">
        <w:rPr>
          <w:rFonts w:cs="Consolas"/>
          <w:color w:val="000000" w:themeColor="text1"/>
          <w:szCs w:val="18"/>
          <w:shd w:val="clear" w:color="auto" w:fill="FFFFFF"/>
        </w:rPr>
        <w:t>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PORT_ATTR_FDB_LEARNING,</w:t>
      </w:r>
      <w:r w:rsidRPr="008676B3">
        <w:rPr>
          <w:color w:val="000000" w:themeColor="text1"/>
        </w:rPr>
        <w:t xml:space="preserve"> </w:t>
      </w:r>
    </w:p>
    <w:p w14:paraId="10ACED89" w14:textId="77777777" w:rsidR="00C136F4" w:rsidRDefault="00C136F4" w:rsidP="008676B3">
      <w:pPr>
        <w:pStyle w:val="code"/>
        <w:rPr>
          <w:color w:val="000000" w:themeColor="text1"/>
        </w:rPr>
      </w:pPr>
    </w:p>
    <w:p w14:paraId="552168D9" w14:textId="77777777" w:rsidR="008676B3" w:rsidRPr="008676B3" w:rsidRDefault="00C136F4" w:rsidP="008676B3">
      <w:pPr>
        <w:pStyle w:val="code"/>
        <w:rPr>
          <w:color w:val="000000" w:themeColor="text1"/>
        </w:rPr>
      </w:pPr>
      <w:r>
        <w:rPr>
          <w:color w:val="000000" w:themeColor="text1"/>
        </w:rPr>
        <w:lastRenderedPageBreak/>
        <w:t xml:space="preserve">// </w:t>
      </w:r>
      <w:r>
        <w:t xml:space="preserve">defualt no limit </w:t>
      </w:r>
    </w:p>
    <w:p w14:paraId="7DC042FE" w14:textId="77777777" w:rsidR="008676B3" w:rsidRDefault="008676B3" w:rsidP="008676B3">
      <w:pPr>
        <w:pStyle w:val="code"/>
        <w:rPr>
          <w:rFonts w:cs="Consolas"/>
          <w:color w:val="000000" w:themeColor="text1"/>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PORT_ATTR_MAX_LEARNED_ADDRESSES,</w:t>
      </w:r>
    </w:p>
    <w:p w14:paraId="53D6F545" w14:textId="77777777" w:rsidR="008676B3" w:rsidRPr="008676B3" w:rsidRDefault="008676B3" w:rsidP="008676B3">
      <w:pPr>
        <w:pStyle w:val="code"/>
        <w:rPr>
          <w:rFonts w:cs="Consolas"/>
          <w:color w:val="000000" w:themeColor="text1"/>
          <w:szCs w:val="18"/>
          <w:shd w:val="clear" w:color="auto" w:fill="FFFFFF"/>
        </w:rPr>
      </w:pPr>
    </w:p>
    <w:p w14:paraId="788C4097" w14:textId="77777777" w:rsidR="008676B3" w:rsidRPr="00603B37" w:rsidRDefault="008676B3" w:rsidP="008676B3">
      <w:pPr>
        <w:pStyle w:val="code"/>
        <w:rPr>
          <w:rFonts w:cs="Consolas"/>
          <w:color w:val="FF0000"/>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 xml:space="preserve">PORT_ATTR_FDB_LEARNING_LIMIT_VIOLATION ,  </w:t>
      </w:r>
    </w:p>
    <w:p w14:paraId="3796C99B" w14:textId="77777777" w:rsidR="008676B3" w:rsidRDefault="008676B3" w:rsidP="008676B3">
      <w:pPr>
        <w:pStyle w:val="code"/>
      </w:pPr>
    </w:p>
    <w:p w14:paraId="2EC116C0" w14:textId="77777777" w:rsidR="008676B3" w:rsidRDefault="008676B3" w:rsidP="008676B3">
      <w:pPr>
        <w:pStyle w:val="code"/>
      </w:pPr>
    </w:p>
    <w:p w14:paraId="40929C9E" w14:textId="77777777" w:rsidR="008676B3" w:rsidRDefault="008676B3" w:rsidP="00B00BF4">
      <w:pPr>
        <w:pStyle w:val="code"/>
      </w:pPr>
    </w:p>
    <w:p w14:paraId="538F1D35" w14:textId="77777777" w:rsidR="00B00BF4" w:rsidRDefault="00B00BF4" w:rsidP="00B04AD7">
      <w:pPr>
        <w:pStyle w:val="code"/>
      </w:pPr>
    </w:p>
    <w:p w14:paraId="346062DB" w14:textId="77777777" w:rsidR="00B04AD7" w:rsidRDefault="00B00BF4" w:rsidP="00B04AD7">
      <w:pPr>
        <w:pStyle w:val="code"/>
      </w:pPr>
      <w:r>
        <w:t xml:space="preserve">   </w:t>
      </w:r>
    </w:p>
    <w:p w14:paraId="70BD34E9" w14:textId="77777777" w:rsidR="00B04AD7" w:rsidRDefault="00B04AD7" w:rsidP="00B04AD7">
      <w:pPr>
        <w:pStyle w:val="code"/>
      </w:pPr>
      <w:r>
        <w:t>} sai_</w:t>
      </w:r>
      <w:r w:rsidR="00A87CDE">
        <w:t>bridge_port_attr</w:t>
      </w:r>
      <w:r>
        <w:t>_t ;</w:t>
      </w:r>
    </w:p>
    <w:p w14:paraId="25A3C82E" w14:textId="77777777" w:rsidR="00B04AD7" w:rsidRDefault="00B04AD7" w:rsidP="00DE44B9">
      <w:pPr>
        <w:pStyle w:val="code"/>
      </w:pPr>
    </w:p>
    <w:p w14:paraId="1743582B" w14:textId="77777777" w:rsidR="00B04AD7" w:rsidRDefault="00B04AD7" w:rsidP="00DE44B9">
      <w:pPr>
        <w:pStyle w:val="code"/>
      </w:pPr>
    </w:p>
    <w:p w14:paraId="0D9A19BA" w14:textId="77777777" w:rsidR="00DE44B9" w:rsidRDefault="00DE44B9" w:rsidP="00DE44B9">
      <w:pPr>
        <w:pStyle w:val="code"/>
      </w:pPr>
      <w:r>
        <w:t>/**</w:t>
      </w:r>
    </w:p>
    <w:p w14:paraId="6BD9BF92" w14:textId="77777777" w:rsidR="00DE44B9" w:rsidRDefault="006D69FC" w:rsidP="00B04AD7">
      <w:pPr>
        <w:pStyle w:val="code"/>
      </w:pPr>
      <w:r>
        <w:t xml:space="preserve"> * @brief Create bridge port </w:t>
      </w:r>
    </w:p>
    <w:p w14:paraId="1B973D6D" w14:textId="77777777" w:rsidR="00DE44B9" w:rsidRDefault="00DE44B9" w:rsidP="00DE44B9">
      <w:pPr>
        <w:pStyle w:val="code"/>
      </w:pPr>
      <w:r>
        <w:t xml:space="preserve"> *</w:t>
      </w:r>
    </w:p>
    <w:p w14:paraId="141C3BF8" w14:textId="77777777" w:rsidR="00DE44B9" w:rsidRDefault="00DE44B9" w:rsidP="006D69FC">
      <w:pPr>
        <w:pStyle w:val="code"/>
      </w:pPr>
      <w:r>
        <w:t xml:space="preserve"> * @param[out] </w:t>
      </w:r>
      <w:r w:rsidR="006D69FC">
        <w:t xml:space="preserve"> bridge</w:t>
      </w:r>
      <w:r w:rsidR="00A87CDE">
        <w:t>_port</w:t>
      </w:r>
      <w:r w:rsidR="006D69FC">
        <w:t xml:space="preserve">_id </w:t>
      </w:r>
    </w:p>
    <w:p w14:paraId="1A354381" w14:textId="77777777" w:rsidR="00DE44B9" w:rsidRDefault="00DE44B9" w:rsidP="00DE44B9">
      <w:pPr>
        <w:pStyle w:val="code"/>
      </w:pPr>
      <w:r>
        <w:t xml:space="preserve"> * @param[in] </w:t>
      </w:r>
      <w:r w:rsidR="006D69FC">
        <w:tab/>
        <w:t xml:space="preserve"> </w:t>
      </w:r>
      <w:r>
        <w:t>attr_count number of attributes</w:t>
      </w:r>
    </w:p>
    <w:p w14:paraId="086B7E5D" w14:textId="77777777" w:rsidR="00DE44B9" w:rsidRDefault="00DE44B9" w:rsidP="00DE44B9">
      <w:pPr>
        <w:pStyle w:val="code"/>
      </w:pPr>
      <w:r>
        <w:t xml:space="preserve"> * @param[in] </w:t>
      </w:r>
      <w:r w:rsidR="006D69FC">
        <w:tab/>
        <w:t xml:space="preserve"> </w:t>
      </w:r>
      <w:r>
        <w:t>attr_list array of attributes</w:t>
      </w:r>
    </w:p>
    <w:p w14:paraId="1EDB68BD" w14:textId="77777777" w:rsidR="00DE44B9" w:rsidRDefault="00DE44B9" w:rsidP="00DE44B9">
      <w:pPr>
        <w:pStyle w:val="code"/>
      </w:pPr>
      <w:r>
        <w:t xml:space="preserve"> *</w:t>
      </w:r>
    </w:p>
    <w:p w14:paraId="624DE1EA" w14:textId="77777777" w:rsidR="00DE44B9" w:rsidRDefault="00DE44B9" w:rsidP="00DE44B9">
      <w:pPr>
        <w:pStyle w:val="code"/>
      </w:pPr>
      <w:r>
        <w:t xml:space="preserve"> * @return  SAI_STATUS_SUCCESS on success</w:t>
      </w:r>
    </w:p>
    <w:p w14:paraId="60E0C43E" w14:textId="77777777" w:rsidR="00DE44B9" w:rsidRDefault="00DE44B9" w:rsidP="00DE44B9">
      <w:pPr>
        <w:pStyle w:val="code"/>
      </w:pPr>
      <w:r>
        <w:t xml:space="preserve"> *          Failure status code on error</w:t>
      </w:r>
    </w:p>
    <w:p w14:paraId="29D5707E" w14:textId="77777777" w:rsidR="00DE44B9" w:rsidRDefault="00DE44B9" w:rsidP="00DE44B9">
      <w:pPr>
        <w:pStyle w:val="code"/>
      </w:pPr>
      <w:r>
        <w:t xml:space="preserve"> */</w:t>
      </w:r>
    </w:p>
    <w:p w14:paraId="7C494FD0" w14:textId="77777777" w:rsidR="00DE44B9" w:rsidRDefault="00DE44B9" w:rsidP="00B04AD7">
      <w:pPr>
        <w:pStyle w:val="code"/>
      </w:pPr>
      <w:r>
        <w:t>typede</w:t>
      </w:r>
      <w:r w:rsidR="006D69FC">
        <w:t>f sai_status_t (*</w:t>
      </w:r>
      <w:r w:rsidR="006D69FC" w:rsidRPr="0007558E">
        <w:t>sai_create_</w:t>
      </w:r>
      <w:r w:rsidR="006D69FC">
        <w:t>bridge_port</w:t>
      </w:r>
      <w:r w:rsidR="006D69FC" w:rsidRPr="0007558E">
        <w:t>_fn</w:t>
      </w:r>
      <w:r>
        <w:t>)(</w:t>
      </w:r>
    </w:p>
    <w:p w14:paraId="2387C7B0" w14:textId="77777777" w:rsidR="00DE44B9" w:rsidRDefault="00DE44B9" w:rsidP="00B04AD7">
      <w:pPr>
        <w:pStyle w:val="code"/>
      </w:pPr>
      <w:r>
        <w:t xml:space="preserve">    _Out_ sai_object_id_t* </w:t>
      </w:r>
      <w:r w:rsidR="006D69FC">
        <w:t>bridge_port</w:t>
      </w:r>
      <w:r w:rsidR="00A87CDE">
        <w:t>_id</w:t>
      </w:r>
      <w:r>
        <w:t>,</w:t>
      </w:r>
    </w:p>
    <w:p w14:paraId="2B047EC9" w14:textId="77777777" w:rsidR="00DE44B9" w:rsidRDefault="00DE44B9" w:rsidP="00DE44B9">
      <w:pPr>
        <w:pStyle w:val="code"/>
      </w:pPr>
      <w:r>
        <w:t xml:space="preserve">    _In_ uint32_t attr_count,</w:t>
      </w:r>
    </w:p>
    <w:p w14:paraId="6680A24F" w14:textId="77777777" w:rsidR="00DE44B9" w:rsidRDefault="00DE44B9" w:rsidP="00DE44B9">
      <w:pPr>
        <w:pStyle w:val="code"/>
      </w:pPr>
      <w:r>
        <w:t xml:space="preserve">    _In_ const sai_attribute_t *attr_list</w:t>
      </w:r>
    </w:p>
    <w:p w14:paraId="6FDFA0DD" w14:textId="77777777" w:rsidR="00DE44B9" w:rsidRDefault="00DE44B9" w:rsidP="00DE44B9">
      <w:pPr>
        <w:pStyle w:val="code"/>
      </w:pPr>
      <w:r>
        <w:t xml:space="preserve">    );</w:t>
      </w:r>
    </w:p>
    <w:p w14:paraId="712B3B43" w14:textId="77777777" w:rsidR="00DE44B9" w:rsidRDefault="00DE44B9" w:rsidP="00DE44B9">
      <w:pPr>
        <w:pStyle w:val="code"/>
      </w:pPr>
    </w:p>
    <w:p w14:paraId="228D78A5" w14:textId="77777777" w:rsidR="00DE44B9" w:rsidRDefault="00DE44B9" w:rsidP="00DE44B9">
      <w:pPr>
        <w:pStyle w:val="code"/>
      </w:pPr>
      <w:r>
        <w:t>/**</w:t>
      </w:r>
    </w:p>
    <w:p w14:paraId="285A1CCC" w14:textId="77777777" w:rsidR="00DE44B9" w:rsidRDefault="00DE44B9" w:rsidP="00B04AD7">
      <w:pPr>
        <w:pStyle w:val="code"/>
      </w:pPr>
      <w:r>
        <w:t xml:space="preserve"> * @bri</w:t>
      </w:r>
      <w:r w:rsidR="00A87CDE">
        <w:t>ef Remove bridge port</w:t>
      </w:r>
    </w:p>
    <w:p w14:paraId="240F8332" w14:textId="77777777" w:rsidR="00DE44B9" w:rsidRDefault="00DE44B9" w:rsidP="00DE44B9">
      <w:pPr>
        <w:pStyle w:val="code"/>
      </w:pPr>
      <w:r>
        <w:t xml:space="preserve"> *</w:t>
      </w:r>
    </w:p>
    <w:p w14:paraId="0228DAC7" w14:textId="77777777" w:rsidR="00DE44B9" w:rsidRDefault="00DE44B9" w:rsidP="00A87CDE">
      <w:pPr>
        <w:pStyle w:val="code"/>
      </w:pPr>
      <w:r>
        <w:t xml:space="preserve"> *  @param[in] </w:t>
      </w:r>
      <w:r w:rsidR="00A87CDE">
        <w:t>bridge_port</w:t>
      </w:r>
      <w:r>
        <w:t>_id.</w:t>
      </w:r>
    </w:p>
    <w:p w14:paraId="745DADF3" w14:textId="77777777" w:rsidR="00DE44B9" w:rsidRDefault="00DE44B9" w:rsidP="00DE44B9">
      <w:pPr>
        <w:pStyle w:val="code"/>
      </w:pPr>
      <w:r>
        <w:t xml:space="preserve"> *</w:t>
      </w:r>
    </w:p>
    <w:p w14:paraId="48E7432F" w14:textId="77777777" w:rsidR="00DE44B9" w:rsidRDefault="00DE44B9" w:rsidP="00DE44B9">
      <w:pPr>
        <w:pStyle w:val="code"/>
      </w:pPr>
      <w:r>
        <w:t xml:space="preserve"> *  @return  SAI_STATUS_SUCCESS on success</w:t>
      </w:r>
    </w:p>
    <w:p w14:paraId="6B092EE0" w14:textId="77777777" w:rsidR="00DE44B9" w:rsidRDefault="00DE44B9" w:rsidP="00DE44B9">
      <w:pPr>
        <w:pStyle w:val="code"/>
      </w:pPr>
      <w:r>
        <w:t xml:space="preserve"> *           Failure status code on error</w:t>
      </w:r>
    </w:p>
    <w:p w14:paraId="5A58282E" w14:textId="77777777" w:rsidR="00DE44B9" w:rsidRDefault="00DE44B9" w:rsidP="00DE44B9">
      <w:pPr>
        <w:pStyle w:val="code"/>
      </w:pPr>
      <w:r>
        <w:t xml:space="preserve"> */</w:t>
      </w:r>
    </w:p>
    <w:p w14:paraId="030A60A1" w14:textId="77777777" w:rsidR="00DE44B9" w:rsidRDefault="00DE44B9" w:rsidP="00A87CDE">
      <w:pPr>
        <w:pStyle w:val="code"/>
      </w:pPr>
      <w:r>
        <w:t>typedef sai_status_t (*sai_remove_</w:t>
      </w:r>
      <w:r w:rsidR="002C4765">
        <w:t>bridge</w:t>
      </w:r>
      <w:r w:rsidR="00A87CDE">
        <w:t>_port</w:t>
      </w:r>
      <w:r>
        <w:t>_fn) (</w:t>
      </w:r>
    </w:p>
    <w:p w14:paraId="4029B3E4" w14:textId="77777777" w:rsidR="00DE44B9" w:rsidRDefault="00DE44B9">
      <w:pPr>
        <w:pStyle w:val="code"/>
      </w:pPr>
      <w:r>
        <w:t xml:space="preserve">    _In_  sai_object_id_t   </w:t>
      </w:r>
      <w:r w:rsidR="00A87CDE">
        <w:t>br</w:t>
      </w:r>
      <w:r w:rsidR="008704B4">
        <w:t>i</w:t>
      </w:r>
      <w:r w:rsidR="00A87CDE">
        <w:t>dge_port</w:t>
      </w:r>
      <w:r>
        <w:t>_id</w:t>
      </w:r>
    </w:p>
    <w:p w14:paraId="1AE6FC89" w14:textId="77777777" w:rsidR="00DE44B9" w:rsidRDefault="00DE44B9" w:rsidP="00DE44B9">
      <w:pPr>
        <w:pStyle w:val="code"/>
      </w:pPr>
      <w:r>
        <w:t xml:space="preserve">    );</w:t>
      </w:r>
    </w:p>
    <w:p w14:paraId="2A72E1EC" w14:textId="77777777" w:rsidR="00DE44B9" w:rsidRDefault="00DE44B9" w:rsidP="00DE44B9">
      <w:pPr>
        <w:pStyle w:val="code"/>
      </w:pPr>
    </w:p>
    <w:p w14:paraId="1451DF86" w14:textId="77777777" w:rsidR="00DE44B9" w:rsidRDefault="00DE44B9" w:rsidP="00DE44B9">
      <w:pPr>
        <w:pStyle w:val="code"/>
      </w:pPr>
      <w:r>
        <w:t>/**</w:t>
      </w:r>
    </w:p>
    <w:p w14:paraId="23F8C16B" w14:textId="77777777" w:rsidR="00DE44B9" w:rsidRDefault="00AA65DF" w:rsidP="00A87CDE">
      <w:pPr>
        <w:pStyle w:val="code"/>
      </w:pPr>
      <w:r>
        <w:t xml:space="preserve"> * @brief Set attribute</w:t>
      </w:r>
      <w:r w:rsidR="00DE44B9">
        <w:t xml:space="preserve"> for </w:t>
      </w:r>
      <w:r w:rsidR="00A87CDE">
        <w:t>bridge port</w:t>
      </w:r>
    </w:p>
    <w:p w14:paraId="1920E005" w14:textId="77777777" w:rsidR="00DE44B9" w:rsidRDefault="00DE44B9" w:rsidP="00DE44B9">
      <w:pPr>
        <w:pStyle w:val="code"/>
      </w:pPr>
      <w:r>
        <w:t xml:space="preserve"> *</w:t>
      </w:r>
    </w:p>
    <w:p w14:paraId="1D3ED17F" w14:textId="77777777" w:rsidR="00DE44B9" w:rsidRDefault="00DE44B9" w:rsidP="00D358C5">
      <w:pPr>
        <w:pStyle w:val="code"/>
      </w:pPr>
      <w:r>
        <w:t xml:space="preserve"> * @param[in] </w:t>
      </w:r>
      <w:r w:rsidR="00D358C5">
        <w:t xml:space="preserve">bridge port id </w:t>
      </w:r>
    </w:p>
    <w:p w14:paraId="0DF7B906" w14:textId="77777777" w:rsidR="00DE44B9" w:rsidRDefault="00DE44B9" w:rsidP="00DE44B9">
      <w:pPr>
        <w:pStyle w:val="code"/>
      </w:pPr>
      <w:r>
        <w:t xml:space="preserve"> * @param[in] attr attribute to set</w:t>
      </w:r>
    </w:p>
    <w:p w14:paraId="7381E462" w14:textId="77777777" w:rsidR="00DE44B9" w:rsidRDefault="00DE44B9" w:rsidP="00DE44B9">
      <w:pPr>
        <w:pStyle w:val="code"/>
      </w:pPr>
      <w:r>
        <w:t xml:space="preserve"> *</w:t>
      </w:r>
    </w:p>
    <w:p w14:paraId="59236F33" w14:textId="77777777" w:rsidR="00DE44B9" w:rsidRDefault="00DE44B9" w:rsidP="00DE44B9">
      <w:pPr>
        <w:pStyle w:val="code"/>
      </w:pPr>
      <w:r>
        <w:t xml:space="preserve"> * @return  SAI_STATUS_SUCCESS on success</w:t>
      </w:r>
    </w:p>
    <w:p w14:paraId="3F6DCB13" w14:textId="77777777" w:rsidR="00DE44B9" w:rsidRDefault="00DE44B9" w:rsidP="00DE44B9">
      <w:pPr>
        <w:pStyle w:val="code"/>
      </w:pPr>
      <w:r>
        <w:t xml:space="preserve"> *          Failure status code on error</w:t>
      </w:r>
    </w:p>
    <w:p w14:paraId="72145FAE" w14:textId="77777777" w:rsidR="00DE44B9" w:rsidRDefault="00DE44B9" w:rsidP="00DE44B9">
      <w:pPr>
        <w:pStyle w:val="code"/>
      </w:pPr>
      <w:r>
        <w:t xml:space="preserve"> */</w:t>
      </w:r>
    </w:p>
    <w:p w14:paraId="12A796DE" w14:textId="77777777" w:rsidR="00DE44B9" w:rsidRDefault="00DE44B9" w:rsidP="00DE44B9">
      <w:pPr>
        <w:pStyle w:val="code"/>
      </w:pPr>
    </w:p>
    <w:p w14:paraId="4253717B" w14:textId="77777777" w:rsidR="00DE44B9" w:rsidRDefault="00DE44B9" w:rsidP="00A87CDE">
      <w:pPr>
        <w:pStyle w:val="code"/>
      </w:pPr>
      <w:r>
        <w:t>typedef sai_status_t (*sai_set_</w:t>
      </w:r>
      <w:r w:rsidR="00A87CDE">
        <w:t>bridge_port</w:t>
      </w:r>
      <w:r>
        <w:t>_attribute_fn)(</w:t>
      </w:r>
    </w:p>
    <w:p w14:paraId="16354351" w14:textId="77777777" w:rsidR="00DE44B9" w:rsidRDefault="00DE44B9" w:rsidP="00A87CDE">
      <w:pPr>
        <w:pStyle w:val="code"/>
      </w:pPr>
      <w:r>
        <w:t xml:space="preserve">    _In_ sai_object_id_t  </w:t>
      </w:r>
      <w:r w:rsidR="00A87CDE">
        <w:t>bridge_port</w:t>
      </w:r>
      <w:r>
        <w:t>_id,</w:t>
      </w:r>
    </w:p>
    <w:p w14:paraId="146446C8" w14:textId="77777777" w:rsidR="00DE44B9" w:rsidRDefault="00DE44B9" w:rsidP="00DE44B9">
      <w:pPr>
        <w:pStyle w:val="code"/>
      </w:pPr>
      <w:r>
        <w:t xml:space="preserve">    _In_ const sai_attribute_t *attr</w:t>
      </w:r>
    </w:p>
    <w:p w14:paraId="65FC1DA7" w14:textId="77777777" w:rsidR="00DE44B9" w:rsidRDefault="00DE44B9" w:rsidP="00DE44B9">
      <w:pPr>
        <w:pStyle w:val="code"/>
      </w:pPr>
      <w:r>
        <w:t xml:space="preserve">    );</w:t>
      </w:r>
    </w:p>
    <w:p w14:paraId="140A75F3" w14:textId="77777777" w:rsidR="00DE44B9" w:rsidRDefault="00DE44B9" w:rsidP="00DE44B9">
      <w:pPr>
        <w:pStyle w:val="code"/>
      </w:pPr>
    </w:p>
    <w:p w14:paraId="705B9C6D" w14:textId="77777777" w:rsidR="00DE44B9" w:rsidRDefault="00DE44B9" w:rsidP="00DE44B9">
      <w:pPr>
        <w:pStyle w:val="code"/>
        <w:ind w:firstLine="405"/>
      </w:pPr>
    </w:p>
    <w:p w14:paraId="058D07CC" w14:textId="77777777" w:rsidR="00DE44B9" w:rsidRDefault="00DE44B9" w:rsidP="00DE44B9">
      <w:pPr>
        <w:pStyle w:val="code"/>
      </w:pPr>
      <w:r>
        <w:t>/**</w:t>
      </w:r>
    </w:p>
    <w:p w14:paraId="0E70DCE0" w14:textId="77777777" w:rsidR="00DE44B9" w:rsidRDefault="00DE44B9" w:rsidP="00DE44B9">
      <w:pPr>
        <w:pStyle w:val="code"/>
      </w:pPr>
      <w:r>
        <w:t xml:space="preserve"> * @b</w:t>
      </w:r>
      <w:r w:rsidR="00A87CDE">
        <w:t>rief  Get attr</w:t>
      </w:r>
      <w:r w:rsidR="00AA65DF">
        <w:t>i</w:t>
      </w:r>
      <w:r w:rsidR="00A87CDE">
        <w:t xml:space="preserve">butes of bridge port </w:t>
      </w:r>
    </w:p>
    <w:p w14:paraId="1AD646F5" w14:textId="77777777" w:rsidR="00DE44B9" w:rsidRDefault="00DE44B9" w:rsidP="00DE44B9">
      <w:pPr>
        <w:pStyle w:val="code"/>
      </w:pPr>
      <w:r>
        <w:t xml:space="preserve"> *</w:t>
      </w:r>
    </w:p>
    <w:p w14:paraId="296CE6B8" w14:textId="77777777" w:rsidR="00DE44B9" w:rsidRDefault="00DE44B9" w:rsidP="00D358C5">
      <w:pPr>
        <w:pStyle w:val="code"/>
      </w:pPr>
      <w:r>
        <w:t xml:space="preserve"> * @param[in</w:t>
      </w:r>
      <w:r w:rsidR="00A87CDE">
        <w:t>] bridge_port_id</w:t>
      </w:r>
    </w:p>
    <w:p w14:paraId="51DBDFC8" w14:textId="77777777" w:rsidR="00DE44B9" w:rsidRDefault="00DE44B9" w:rsidP="00DE44B9">
      <w:pPr>
        <w:pStyle w:val="code"/>
      </w:pPr>
      <w:r>
        <w:t xml:space="preserve"> * @param[in] attr_count  number of attributes</w:t>
      </w:r>
    </w:p>
    <w:p w14:paraId="7B24EBAC" w14:textId="77777777" w:rsidR="00DE44B9" w:rsidRDefault="00DE44B9" w:rsidP="00DE44B9">
      <w:pPr>
        <w:pStyle w:val="code"/>
      </w:pPr>
      <w:r>
        <w:t xml:space="preserve"> * @param[inout] attr_list  array of attributes</w:t>
      </w:r>
    </w:p>
    <w:p w14:paraId="52721487" w14:textId="77777777" w:rsidR="00DE44B9" w:rsidRDefault="00DE44B9" w:rsidP="00DE44B9">
      <w:pPr>
        <w:pStyle w:val="code"/>
      </w:pPr>
      <w:r>
        <w:t xml:space="preserve"> *</w:t>
      </w:r>
    </w:p>
    <w:p w14:paraId="7D8A605F" w14:textId="77777777" w:rsidR="00DE44B9" w:rsidRDefault="00DE44B9" w:rsidP="00DE44B9">
      <w:pPr>
        <w:pStyle w:val="code"/>
      </w:pPr>
      <w:r>
        <w:t xml:space="preserve"> * @return SAI_STATUS_SUCCESS on success</w:t>
      </w:r>
    </w:p>
    <w:p w14:paraId="40A01AD7" w14:textId="77777777" w:rsidR="00DE44B9" w:rsidRDefault="00DE44B9" w:rsidP="00DE44B9">
      <w:pPr>
        <w:pStyle w:val="code"/>
      </w:pPr>
      <w:r>
        <w:t xml:space="preserve"> *        Failure status code on error</w:t>
      </w:r>
    </w:p>
    <w:p w14:paraId="59328D89" w14:textId="77777777" w:rsidR="00DE44B9" w:rsidRDefault="00DE44B9" w:rsidP="00DE44B9">
      <w:pPr>
        <w:pStyle w:val="code"/>
      </w:pPr>
      <w:r>
        <w:t xml:space="preserve"> */</w:t>
      </w:r>
    </w:p>
    <w:p w14:paraId="036C9C09" w14:textId="77777777" w:rsidR="00DE44B9" w:rsidRDefault="00DE44B9" w:rsidP="00DE44B9">
      <w:pPr>
        <w:pStyle w:val="code"/>
      </w:pPr>
    </w:p>
    <w:p w14:paraId="78AAC1E2" w14:textId="77777777" w:rsidR="00DE44B9" w:rsidRDefault="00DE44B9" w:rsidP="00DE44B9">
      <w:pPr>
        <w:pStyle w:val="code"/>
      </w:pPr>
    </w:p>
    <w:p w14:paraId="49DCF948" w14:textId="77777777" w:rsidR="00DE44B9" w:rsidRDefault="00DE44B9" w:rsidP="00DE44B9">
      <w:pPr>
        <w:pStyle w:val="code"/>
      </w:pPr>
      <w:r>
        <w:lastRenderedPageBreak/>
        <w:t>typedef sai_status_t (*sai_get_</w:t>
      </w:r>
      <w:r w:rsidR="00A87CDE">
        <w:t>bridge_port</w:t>
      </w:r>
      <w:r>
        <w:t>_attribute_fn)(</w:t>
      </w:r>
    </w:p>
    <w:p w14:paraId="3D541480" w14:textId="77777777" w:rsidR="00DE44B9" w:rsidRDefault="00DE44B9" w:rsidP="00D358C5">
      <w:pPr>
        <w:pStyle w:val="code"/>
      </w:pPr>
      <w:r>
        <w:t xml:space="preserve">     _In_ </w:t>
      </w:r>
      <w:r w:rsidR="00D358C5">
        <w:t>sai_object</w:t>
      </w:r>
      <w:r w:rsidR="00A87CDE">
        <w:t>_id_t   bridge_port</w:t>
      </w:r>
      <w:r>
        <w:t>_id ,</w:t>
      </w:r>
    </w:p>
    <w:p w14:paraId="5DA34811" w14:textId="77777777" w:rsidR="00DE44B9" w:rsidRDefault="00DE44B9" w:rsidP="00DE44B9">
      <w:pPr>
        <w:pStyle w:val="code"/>
      </w:pPr>
      <w:r>
        <w:t xml:space="preserve">     _In_ uint32_t attr_count,</w:t>
      </w:r>
    </w:p>
    <w:p w14:paraId="5C109EA6" w14:textId="77777777" w:rsidR="00DE44B9" w:rsidRDefault="00DE44B9" w:rsidP="00DE44B9">
      <w:pPr>
        <w:pStyle w:val="code"/>
      </w:pPr>
      <w:r>
        <w:t xml:space="preserve">     _Inout_ sai_attribute_t *attr_list</w:t>
      </w:r>
    </w:p>
    <w:p w14:paraId="04A3246B" w14:textId="77777777" w:rsidR="00DE44B9" w:rsidRDefault="00DE44B9" w:rsidP="00256978">
      <w:pPr>
        <w:pStyle w:val="code"/>
        <w:ind w:firstLine="405"/>
      </w:pPr>
      <w:r>
        <w:t>);</w:t>
      </w:r>
    </w:p>
    <w:p w14:paraId="01B8D5BF" w14:textId="77777777" w:rsidR="00256978" w:rsidRDefault="00256978" w:rsidP="00256978">
      <w:pPr>
        <w:pStyle w:val="code"/>
        <w:ind w:firstLine="405"/>
      </w:pPr>
    </w:p>
    <w:p w14:paraId="2AECAEB2" w14:textId="77777777" w:rsidR="00DE44B9" w:rsidRDefault="00A87CDE" w:rsidP="001A20A1">
      <w:pPr>
        <w:pStyle w:val="Heading3"/>
      </w:pPr>
      <w:bookmarkStart w:id="52" w:name="_Toc468125407"/>
      <w:r>
        <w:t xml:space="preserve">Bridge port </w:t>
      </w:r>
      <w:r w:rsidR="00DE44B9">
        <w:t xml:space="preserve"> API summary</w:t>
      </w:r>
      <w:bookmarkEnd w:id="52"/>
    </w:p>
    <w:p w14:paraId="54F69FE2" w14:textId="77777777" w:rsidR="00DE44B9" w:rsidRPr="0007558E" w:rsidRDefault="00DE44B9" w:rsidP="002262F2">
      <w:pPr>
        <w:pStyle w:val="code"/>
      </w:pPr>
      <w:r>
        <w:t>ty</w:t>
      </w:r>
      <w:r w:rsidR="00A87CDE">
        <w:t>pedef struct  bridge</w:t>
      </w:r>
      <w:r w:rsidR="006D69FC">
        <w:t>_</w:t>
      </w:r>
      <w:r w:rsidR="00D358C5">
        <w:t>port_</w:t>
      </w:r>
      <w:r w:rsidR="006D69FC">
        <w:t>t</w:t>
      </w:r>
    </w:p>
    <w:p w14:paraId="14607AF2" w14:textId="77777777" w:rsidR="00DE44B9" w:rsidRPr="0007558E" w:rsidRDefault="00DE44B9" w:rsidP="002262F2">
      <w:pPr>
        <w:pStyle w:val="code"/>
      </w:pPr>
      <w:r w:rsidRPr="0007558E">
        <w:t>{</w:t>
      </w:r>
    </w:p>
    <w:p w14:paraId="54594139" w14:textId="77777777" w:rsidR="00DE44B9" w:rsidRPr="0007558E" w:rsidRDefault="00DE44B9" w:rsidP="002262F2">
      <w:pPr>
        <w:pStyle w:val="code"/>
      </w:pPr>
      <w:r w:rsidRPr="0007558E">
        <w:t xml:space="preserve">    sai_create_</w:t>
      </w:r>
      <w:r w:rsidR="006D69FC">
        <w:t>bridge_port</w:t>
      </w:r>
      <w:r w:rsidRPr="0007558E">
        <w:t xml:space="preserve">_fn         </w:t>
      </w:r>
      <w:r>
        <w:tab/>
      </w:r>
      <w:r>
        <w:tab/>
      </w:r>
      <w:r>
        <w:tab/>
      </w:r>
      <w:r w:rsidRPr="0007558E">
        <w:t>create_</w:t>
      </w:r>
      <w:r w:rsidR="006D69FC">
        <w:t>bridge_port</w:t>
      </w:r>
      <w:r w:rsidRPr="0007558E">
        <w:t>;</w:t>
      </w:r>
    </w:p>
    <w:p w14:paraId="7F280118" w14:textId="77777777" w:rsidR="006D69FC" w:rsidRDefault="006D69FC" w:rsidP="002262F2">
      <w:pPr>
        <w:pStyle w:val="code"/>
      </w:pPr>
      <w:r>
        <w:t xml:space="preserve">    sai_remove</w:t>
      </w:r>
      <w:r w:rsidRPr="0007558E">
        <w:t>_</w:t>
      </w:r>
      <w:r>
        <w:t xml:space="preserve">bridge_port_fn </w:t>
      </w:r>
      <w:r>
        <w:tab/>
      </w:r>
      <w:r>
        <w:tab/>
      </w:r>
      <w:r>
        <w:tab/>
      </w:r>
      <w:r w:rsidR="002262F2">
        <w:tab/>
      </w:r>
      <w:r>
        <w:t>remove</w:t>
      </w:r>
      <w:r w:rsidRPr="0007558E">
        <w:t>_</w:t>
      </w:r>
      <w:r>
        <w:t>bridge_port</w:t>
      </w:r>
      <w:r w:rsidRPr="0007558E">
        <w:t>;</w:t>
      </w:r>
      <w:r w:rsidR="00DE44B9" w:rsidRPr="0007558E">
        <w:t xml:space="preserve">   </w:t>
      </w:r>
    </w:p>
    <w:p w14:paraId="3CBEEA4F" w14:textId="77777777" w:rsidR="00DE44B9" w:rsidRPr="0007558E" w:rsidRDefault="006D69FC" w:rsidP="002262F2">
      <w:pPr>
        <w:pStyle w:val="code"/>
      </w:pPr>
      <w:r>
        <w:t xml:space="preserve">   </w:t>
      </w:r>
      <w:r w:rsidR="00DE44B9" w:rsidRPr="0007558E">
        <w:t xml:space="preserve"> sai_set_</w:t>
      </w:r>
      <w:r>
        <w:t>bridge_port</w:t>
      </w:r>
      <w:r w:rsidR="00B04AD7">
        <w:t xml:space="preserve">_attribute_fn  </w:t>
      </w:r>
      <w:r w:rsidR="00B04AD7">
        <w:tab/>
      </w:r>
      <w:r>
        <w:tab/>
      </w:r>
      <w:r>
        <w:tab/>
        <w:t>set_bridge_port</w:t>
      </w:r>
      <w:r w:rsidR="00E20AB7">
        <w:t>_attribute</w:t>
      </w:r>
      <w:r w:rsidR="00DE44B9" w:rsidRPr="0007558E">
        <w:t>;</w:t>
      </w:r>
    </w:p>
    <w:p w14:paraId="032FA475" w14:textId="77777777" w:rsidR="00DE44B9" w:rsidRDefault="002262F2" w:rsidP="002262F2">
      <w:pPr>
        <w:pStyle w:val="code"/>
      </w:pPr>
      <w:r>
        <w:t xml:space="preserve">    </w:t>
      </w:r>
      <w:r w:rsidR="00DE44B9" w:rsidRPr="0007558E">
        <w:t>sai_get_</w:t>
      </w:r>
      <w:r w:rsidR="006D69FC">
        <w:t>bridge_port</w:t>
      </w:r>
      <w:r w:rsidR="00B04AD7">
        <w:t xml:space="preserve">_attribute_fn  </w:t>
      </w:r>
      <w:r w:rsidR="00B04AD7">
        <w:tab/>
      </w:r>
      <w:r w:rsidR="00B04AD7">
        <w:tab/>
      </w:r>
      <w:r w:rsidR="006D69FC">
        <w:tab/>
        <w:t>get_bridge_port</w:t>
      </w:r>
      <w:r w:rsidR="00E20AB7">
        <w:t>_attribute</w:t>
      </w:r>
      <w:r w:rsidR="00DE44B9" w:rsidRPr="0007558E">
        <w:t>;</w:t>
      </w:r>
    </w:p>
    <w:p w14:paraId="55C4C21E" w14:textId="77777777" w:rsidR="00A87CDE" w:rsidRDefault="00A87CDE" w:rsidP="002262F2">
      <w:pPr>
        <w:pStyle w:val="code"/>
      </w:pPr>
      <w:r>
        <w:t xml:space="preserve">    </w:t>
      </w:r>
    </w:p>
    <w:p w14:paraId="7857D9C8" w14:textId="77777777" w:rsidR="00DE44B9" w:rsidRDefault="00DE44B9" w:rsidP="002262F2">
      <w:pPr>
        <w:pStyle w:val="code"/>
      </w:pPr>
      <w:r w:rsidRPr="0007558E">
        <w:t>}</w:t>
      </w:r>
      <w:r w:rsidR="00A87CDE">
        <w:t xml:space="preserve"> sai_bridge</w:t>
      </w:r>
      <w:r>
        <w:t>_</w:t>
      </w:r>
      <w:r w:rsidR="00D358C5">
        <w:t>port_</w:t>
      </w:r>
      <w:r w:rsidRPr="0007558E">
        <w:t>api_t</w:t>
      </w:r>
      <w:r>
        <w:t>;</w:t>
      </w:r>
    </w:p>
    <w:p w14:paraId="5D4AB92D" w14:textId="77777777" w:rsidR="00D358C5" w:rsidRDefault="00D358C5"/>
    <w:p w14:paraId="16AEE65E" w14:textId="77777777" w:rsidR="00D358C5" w:rsidRDefault="00D358C5" w:rsidP="00D358C5">
      <w:pPr>
        <w:pStyle w:val="Heading2"/>
      </w:pPr>
      <w:bookmarkStart w:id="53" w:name="_Toc468125408"/>
      <w:r>
        <w:t xml:space="preserve">SAI bridge </w:t>
      </w:r>
      <w:r w:rsidRPr="00A27EDF">
        <w:t>object</w:t>
      </w:r>
      <w:bookmarkEnd w:id="53"/>
      <w:r w:rsidRPr="00A27EDF">
        <w:t xml:space="preserve"> </w:t>
      </w:r>
    </w:p>
    <w:p w14:paraId="4EC850A8" w14:textId="77777777" w:rsidR="002343AB" w:rsidRDefault="002343AB" w:rsidP="00D358C5">
      <w:pPr>
        <w:pStyle w:val="code"/>
      </w:pPr>
    </w:p>
    <w:p w14:paraId="75CB12D2" w14:textId="77777777" w:rsidR="002343AB" w:rsidRDefault="002343AB" w:rsidP="00D358C5">
      <w:pPr>
        <w:pStyle w:val="code"/>
      </w:pPr>
    </w:p>
    <w:p w14:paraId="0A9E01AC" w14:textId="77777777" w:rsidR="002343AB" w:rsidRDefault="002343AB" w:rsidP="00D358C5">
      <w:pPr>
        <w:pStyle w:val="code"/>
      </w:pPr>
    </w:p>
    <w:p w14:paraId="6AB2CEDE" w14:textId="77777777" w:rsidR="002343AB" w:rsidRDefault="002343AB" w:rsidP="002343AB">
      <w:pPr>
        <w:pStyle w:val="code"/>
      </w:pPr>
      <w:r>
        <w:t xml:space="preserve">typedef enum _sai_bridge_type_t </w:t>
      </w:r>
    </w:p>
    <w:p w14:paraId="68B6FB01" w14:textId="77777777" w:rsidR="002343AB" w:rsidRDefault="002343AB" w:rsidP="002343AB">
      <w:pPr>
        <w:pStyle w:val="code"/>
      </w:pPr>
      <w:r>
        <w:t>{</w:t>
      </w:r>
    </w:p>
    <w:p w14:paraId="4EC845D4" w14:textId="77777777" w:rsidR="002343AB" w:rsidRPr="002343AB" w:rsidRDefault="002343AB" w:rsidP="002343AB">
      <w:pPr>
        <w:pStyle w:val="code"/>
      </w:pPr>
      <w:r>
        <w:t xml:space="preserve">    </w:t>
      </w:r>
    </w:p>
    <w:p w14:paraId="742BC881" w14:textId="77777777" w:rsidR="002343AB" w:rsidRDefault="002343AB" w:rsidP="002343AB">
      <w:pPr>
        <w:pStyle w:val="code"/>
      </w:pPr>
      <w:r>
        <w:t xml:space="preserve">    SAI_BRIDGE</w:t>
      </w:r>
      <w:r w:rsidRPr="002343AB">
        <w:t>_TYPE_</w:t>
      </w:r>
      <w:r>
        <w:t>1Q</w:t>
      </w:r>
      <w:r w:rsidRPr="002343AB">
        <w:t>,</w:t>
      </w:r>
    </w:p>
    <w:p w14:paraId="4EB7EBAF" w14:textId="77777777" w:rsidR="002343AB" w:rsidRDefault="002343AB" w:rsidP="002343AB">
      <w:pPr>
        <w:pStyle w:val="code"/>
      </w:pPr>
    </w:p>
    <w:p w14:paraId="00D964EE" w14:textId="77777777" w:rsidR="002343AB" w:rsidRPr="002343AB" w:rsidRDefault="002343AB" w:rsidP="002343AB">
      <w:pPr>
        <w:pStyle w:val="code"/>
      </w:pPr>
      <w:r>
        <w:t xml:space="preserve">    SAI_BRIDGE</w:t>
      </w:r>
      <w:r w:rsidRPr="002343AB">
        <w:t>_TYPE_</w:t>
      </w:r>
      <w:r>
        <w:t>1D</w:t>
      </w:r>
      <w:r w:rsidRPr="002343AB">
        <w:t>,</w:t>
      </w:r>
    </w:p>
    <w:p w14:paraId="2F01B576" w14:textId="77777777" w:rsidR="002343AB" w:rsidRPr="00B00BF4" w:rsidRDefault="002343AB" w:rsidP="002343AB">
      <w:pPr>
        <w:pStyle w:val="code"/>
      </w:pPr>
    </w:p>
    <w:p w14:paraId="6F9B2FC8" w14:textId="77777777" w:rsidR="002343AB" w:rsidRDefault="002343AB" w:rsidP="002343AB">
      <w:pPr>
        <w:pStyle w:val="code"/>
      </w:pPr>
    </w:p>
    <w:p w14:paraId="2F84EEAD" w14:textId="77777777" w:rsidR="002343AB" w:rsidRDefault="002343AB" w:rsidP="002343AB">
      <w:pPr>
        <w:pStyle w:val="code"/>
      </w:pPr>
      <w:r>
        <w:t>} sai_bridge_type_t;</w:t>
      </w:r>
    </w:p>
    <w:p w14:paraId="19C52B02" w14:textId="77777777" w:rsidR="002343AB" w:rsidRDefault="002343AB" w:rsidP="00D358C5">
      <w:pPr>
        <w:pStyle w:val="code"/>
      </w:pPr>
    </w:p>
    <w:p w14:paraId="3C0F9C21" w14:textId="77777777" w:rsidR="002343AB" w:rsidRDefault="002343AB" w:rsidP="00D358C5">
      <w:pPr>
        <w:pStyle w:val="code"/>
      </w:pPr>
    </w:p>
    <w:p w14:paraId="3DE584DE" w14:textId="77777777" w:rsidR="00D358C5" w:rsidRDefault="00D358C5" w:rsidP="00D358C5">
      <w:pPr>
        <w:pStyle w:val="code"/>
      </w:pPr>
      <w:commentRangeStart w:id="54"/>
      <w:commentRangeStart w:id="55"/>
      <w:r>
        <w:t>typedef enum _sai_bridge_attr_t</w:t>
      </w:r>
      <w:commentRangeEnd w:id="54"/>
      <w:r w:rsidR="00E946BD">
        <w:rPr>
          <w:rStyle w:val="CommentReference"/>
          <w:rFonts w:ascii="Calibri" w:eastAsiaTheme="minorEastAsia" w:hAnsi="Calibri"/>
          <w:noProof w:val="0"/>
        </w:rPr>
        <w:commentReference w:id="54"/>
      </w:r>
      <w:commentRangeEnd w:id="55"/>
      <w:r w:rsidR="00176061">
        <w:rPr>
          <w:rStyle w:val="CommentReference"/>
          <w:rFonts w:ascii="Calibri" w:eastAsiaTheme="minorEastAsia" w:hAnsi="Calibri"/>
          <w:noProof w:val="0"/>
        </w:rPr>
        <w:commentReference w:id="55"/>
      </w:r>
    </w:p>
    <w:p w14:paraId="2926FB30" w14:textId="77777777" w:rsidR="00D358C5" w:rsidRDefault="00D358C5" w:rsidP="00D358C5">
      <w:pPr>
        <w:pStyle w:val="code"/>
      </w:pPr>
      <w:r>
        <w:t>{</w:t>
      </w:r>
    </w:p>
    <w:p w14:paraId="577F1F4D" w14:textId="77777777" w:rsidR="005775FD" w:rsidRDefault="005775FD" w:rsidP="00D358C5">
      <w:pPr>
        <w:pStyle w:val="code"/>
      </w:pPr>
    </w:p>
    <w:p w14:paraId="42E0B606" w14:textId="77777777" w:rsidR="002262F2" w:rsidRDefault="002262F2" w:rsidP="002343AB">
      <w:pPr>
        <w:pStyle w:val="code"/>
      </w:pPr>
      <w:r>
        <w:t xml:space="preserve">   /** </w:t>
      </w:r>
      <w:r w:rsidR="002343AB">
        <w:t xml:space="preserve">SAI bridge type vlan_aware , non_vlan_aware [sai_bridge_type_t] </w:t>
      </w:r>
      <w:r>
        <w:t>*/</w:t>
      </w:r>
    </w:p>
    <w:p w14:paraId="41B3D0FB" w14:textId="77777777" w:rsidR="00D358C5" w:rsidRDefault="002262F2" w:rsidP="002343AB">
      <w:pPr>
        <w:pStyle w:val="code"/>
      </w:pPr>
      <w:commentRangeStart w:id="56"/>
      <w:r>
        <w:t xml:space="preserve">    SAI_BRIDGE_ATTR_</w:t>
      </w:r>
      <w:r w:rsidR="002343AB">
        <w:t>TYPE</w:t>
      </w:r>
      <w:r>
        <w:t>,</w:t>
      </w:r>
      <w:commentRangeEnd w:id="56"/>
      <w:r w:rsidR="00E946BD">
        <w:rPr>
          <w:rStyle w:val="CommentReference"/>
          <w:rFonts w:ascii="Calibri" w:eastAsiaTheme="minorEastAsia" w:hAnsi="Calibri"/>
          <w:noProof w:val="0"/>
        </w:rPr>
        <w:commentReference w:id="56"/>
      </w:r>
    </w:p>
    <w:p w14:paraId="2A650DFE" w14:textId="77777777" w:rsidR="002262F2" w:rsidRDefault="002262F2" w:rsidP="002262F2">
      <w:pPr>
        <w:pStyle w:val="code"/>
      </w:pPr>
    </w:p>
    <w:p w14:paraId="01D696D4" w14:textId="77777777" w:rsidR="00D358C5" w:rsidRDefault="00D358C5" w:rsidP="00D358C5">
      <w:pPr>
        <w:pStyle w:val="code"/>
      </w:pPr>
      <w:r>
        <w:t>} sai_bridge_attr_t ;</w:t>
      </w:r>
    </w:p>
    <w:p w14:paraId="2064F66B" w14:textId="77777777" w:rsidR="00D358C5" w:rsidRDefault="00D358C5" w:rsidP="00D358C5">
      <w:pPr>
        <w:pStyle w:val="code"/>
      </w:pPr>
    </w:p>
    <w:p w14:paraId="5C4E3193" w14:textId="77777777" w:rsidR="00D358C5" w:rsidRDefault="00D358C5" w:rsidP="00D358C5">
      <w:pPr>
        <w:pStyle w:val="code"/>
      </w:pPr>
    </w:p>
    <w:p w14:paraId="3ED0C8EB" w14:textId="77777777" w:rsidR="00D358C5" w:rsidRDefault="00D358C5" w:rsidP="00D358C5">
      <w:pPr>
        <w:pStyle w:val="code"/>
      </w:pPr>
      <w:r>
        <w:t>/**</w:t>
      </w:r>
    </w:p>
    <w:p w14:paraId="6AB8A427" w14:textId="77777777" w:rsidR="00D358C5" w:rsidRDefault="00D358C5" w:rsidP="00D358C5">
      <w:pPr>
        <w:pStyle w:val="code"/>
      </w:pPr>
      <w:r>
        <w:t xml:space="preserve"> * @brief Create bridge</w:t>
      </w:r>
    </w:p>
    <w:p w14:paraId="487E62A1" w14:textId="77777777" w:rsidR="00D358C5" w:rsidRDefault="00D358C5" w:rsidP="00D358C5">
      <w:pPr>
        <w:pStyle w:val="code"/>
      </w:pPr>
      <w:r>
        <w:t xml:space="preserve"> *</w:t>
      </w:r>
    </w:p>
    <w:p w14:paraId="339A9AFF" w14:textId="77777777" w:rsidR="00D358C5" w:rsidRDefault="00D358C5" w:rsidP="00D358C5">
      <w:pPr>
        <w:pStyle w:val="code"/>
      </w:pPr>
      <w:r>
        <w:t xml:space="preserve"> * @param[out]  bridge_port_id </w:t>
      </w:r>
    </w:p>
    <w:p w14:paraId="4D3900AD" w14:textId="77777777" w:rsidR="00D358C5" w:rsidRDefault="00D358C5" w:rsidP="00D358C5">
      <w:pPr>
        <w:pStyle w:val="code"/>
      </w:pPr>
      <w:r>
        <w:t xml:space="preserve"> * @param[in] </w:t>
      </w:r>
      <w:r>
        <w:tab/>
        <w:t xml:space="preserve"> attr_count number of attributes</w:t>
      </w:r>
    </w:p>
    <w:p w14:paraId="1EDBD719" w14:textId="77777777" w:rsidR="00D358C5" w:rsidRDefault="00D358C5" w:rsidP="00D358C5">
      <w:pPr>
        <w:pStyle w:val="code"/>
      </w:pPr>
      <w:r>
        <w:t xml:space="preserve"> * @param[in] </w:t>
      </w:r>
      <w:r>
        <w:tab/>
        <w:t xml:space="preserve"> attr_list array of attributes</w:t>
      </w:r>
    </w:p>
    <w:p w14:paraId="72D7A349" w14:textId="77777777" w:rsidR="00D358C5" w:rsidRDefault="00D358C5" w:rsidP="00D358C5">
      <w:pPr>
        <w:pStyle w:val="code"/>
      </w:pPr>
      <w:r>
        <w:t xml:space="preserve"> *</w:t>
      </w:r>
    </w:p>
    <w:p w14:paraId="55A0131E" w14:textId="77777777" w:rsidR="00D358C5" w:rsidRDefault="00D358C5" w:rsidP="00D358C5">
      <w:pPr>
        <w:pStyle w:val="code"/>
      </w:pPr>
      <w:r>
        <w:t xml:space="preserve"> * @return  SAI_STATUS_SUCCESS on success</w:t>
      </w:r>
    </w:p>
    <w:p w14:paraId="790A3971" w14:textId="77777777" w:rsidR="00D358C5" w:rsidRDefault="00D358C5" w:rsidP="00D358C5">
      <w:pPr>
        <w:pStyle w:val="code"/>
      </w:pPr>
      <w:r>
        <w:t xml:space="preserve"> *          Failure status code on error</w:t>
      </w:r>
    </w:p>
    <w:p w14:paraId="184A9233" w14:textId="77777777" w:rsidR="00D358C5" w:rsidRDefault="00D358C5" w:rsidP="00D358C5">
      <w:pPr>
        <w:pStyle w:val="code"/>
      </w:pPr>
      <w:r>
        <w:t xml:space="preserve"> */</w:t>
      </w:r>
    </w:p>
    <w:p w14:paraId="7FD76299" w14:textId="77777777" w:rsidR="00D358C5" w:rsidRDefault="00D358C5" w:rsidP="00D358C5">
      <w:pPr>
        <w:pStyle w:val="code"/>
      </w:pPr>
      <w:r>
        <w:t>typedef sai_status_t (*</w:t>
      </w:r>
      <w:r w:rsidRPr="0007558E">
        <w:t>sai_create_</w:t>
      </w:r>
      <w:r>
        <w:t>bridge</w:t>
      </w:r>
      <w:r w:rsidRPr="0007558E">
        <w:t>_fn</w:t>
      </w:r>
      <w:r>
        <w:t>)(</w:t>
      </w:r>
    </w:p>
    <w:p w14:paraId="04EE9101" w14:textId="77777777" w:rsidR="00D358C5" w:rsidRDefault="00D358C5" w:rsidP="00D358C5">
      <w:pPr>
        <w:pStyle w:val="code"/>
      </w:pPr>
      <w:r>
        <w:t xml:space="preserve">    _Out_ sai_object_id_t* bridge_id,</w:t>
      </w:r>
    </w:p>
    <w:p w14:paraId="4F3D8BEF" w14:textId="77777777" w:rsidR="00D358C5" w:rsidRDefault="00D358C5" w:rsidP="00D358C5">
      <w:pPr>
        <w:pStyle w:val="code"/>
      </w:pPr>
      <w:r>
        <w:t xml:space="preserve">    _In_ uint32_t attr_count,</w:t>
      </w:r>
    </w:p>
    <w:p w14:paraId="072E2EFD" w14:textId="77777777" w:rsidR="00D358C5" w:rsidRDefault="00D358C5" w:rsidP="00D358C5">
      <w:pPr>
        <w:pStyle w:val="code"/>
      </w:pPr>
      <w:r>
        <w:t xml:space="preserve">    _In_ const sai_attribute_t *attr_list</w:t>
      </w:r>
    </w:p>
    <w:p w14:paraId="11CD4740" w14:textId="77777777" w:rsidR="00D358C5" w:rsidRDefault="00D358C5" w:rsidP="00D358C5">
      <w:pPr>
        <w:pStyle w:val="code"/>
      </w:pPr>
      <w:r>
        <w:t xml:space="preserve">    );</w:t>
      </w:r>
    </w:p>
    <w:p w14:paraId="0B332397" w14:textId="77777777" w:rsidR="00D358C5" w:rsidRDefault="00D358C5" w:rsidP="00D358C5">
      <w:pPr>
        <w:pStyle w:val="code"/>
      </w:pPr>
    </w:p>
    <w:p w14:paraId="43E91A51" w14:textId="77777777" w:rsidR="00D358C5" w:rsidRDefault="00D358C5" w:rsidP="00D358C5">
      <w:pPr>
        <w:pStyle w:val="code"/>
      </w:pPr>
      <w:r>
        <w:t>/**</w:t>
      </w:r>
    </w:p>
    <w:p w14:paraId="60A373AF" w14:textId="77777777" w:rsidR="00D358C5" w:rsidRDefault="00D358C5" w:rsidP="00D358C5">
      <w:pPr>
        <w:pStyle w:val="code"/>
      </w:pPr>
      <w:r>
        <w:t xml:space="preserve"> * @brief Remove bridge </w:t>
      </w:r>
    </w:p>
    <w:p w14:paraId="7999EDBE" w14:textId="77777777" w:rsidR="00D358C5" w:rsidRDefault="00D358C5" w:rsidP="00D358C5">
      <w:pPr>
        <w:pStyle w:val="code"/>
      </w:pPr>
      <w:r>
        <w:t xml:space="preserve"> *</w:t>
      </w:r>
    </w:p>
    <w:p w14:paraId="214284D1" w14:textId="77777777" w:rsidR="00D358C5" w:rsidRDefault="00D358C5" w:rsidP="00D358C5">
      <w:pPr>
        <w:pStyle w:val="code"/>
      </w:pPr>
      <w:r>
        <w:t xml:space="preserve"> *  @param[in] bridge_id.</w:t>
      </w:r>
    </w:p>
    <w:p w14:paraId="0FEE03E5" w14:textId="77777777" w:rsidR="00D358C5" w:rsidRDefault="00D358C5" w:rsidP="00D358C5">
      <w:pPr>
        <w:pStyle w:val="code"/>
      </w:pPr>
      <w:r>
        <w:t xml:space="preserve"> *</w:t>
      </w:r>
    </w:p>
    <w:p w14:paraId="391823FC" w14:textId="77777777" w:rsidR="00D358C5" w:rsidRDefault="00D358C5" w:rsidP="00D358C5">
      <w:pPr>
        <w:pStyle w:val="code"/>
      </w:pPr>
      <w:r>
        <w:t xml:space="preserve"> *  @return  SAI_STATUS_SUCCESS on success</w:t>
      </w:r>
    </w:p>
    <w:p w14:paraId="6E29526F" w14:textId="77777777" w:rsidR="00D358C5" w:rsidRDefault="00D358C5" w:rsidP="00D358C5">
      <w:pPr>
        <w:pStyle w:val="code"/>
      </w:pPr>
      <w:r>
        <w:t xml:space="preserve"> *           Failure status code on error</w:t>
      </w:r>
    </w:p>
    <w:p w14:paraId="424C6F00" w14:textId="77777777" w:rsidR="00D358C5" w:rsidRDefault="00D358C5" w:rsidP="00D358C5">
      <w:pPr>
        <w:pStyle w:val="code"/>
      </w:pPr>
      <w:r>
        <w:t xml:space="preserve"> */</w:t>
      </w:r>
    </w:p>
    <w:p w14:paraId="094B2473" w14:textId="77777777" w:rsidR="00D358C5" w:rsidRDefault="00D358C5" w:rsidP="001B167D">
      <w:pPr>
        <w:pStyle w:val="code"/>
      </w:pPr>
      <w:r>
        <w:t>typedef sai_status_t (*sai_remove_brid</w:t>
      </w:r>
      <w:r w:rsidR="001B167D">
        <w:t>ge</w:t>
      </w:r>
      <w:r>
        <w:t>_fn) (</w:t>
      </w:r>
    </w:p>
    <w:p w14:paraId="22C21444" w14:textId="77777777" w:rsidR="00D358C5" w:rsidRDefault="00D358C5" w:rsidP="00D358C5">
      <w:pPr>
        <w:pStyle w:val="code"/>
      </w:pPr>
      <w:r>
        <w:lastRenderedPageBreak/>
        <w:t xml:space="preserve">    _In_  sai_object_id_t   br</w:t>
      </w:r>
      <w:r w:rsidR="008704B4">
        <w:t>i</w:t>
      </w:r>
      <w:r>
        <w:t>dge_id</w:t>
      </w:r>
    </w:p>
    <w:p w14:paraId="0A9028EF" w14:textId="77777777" w:rsidR="00D358C5" w:rsidRDefault="00D358C5" w:rsidP="00D358C5">
      <w:pPr>
        <w:pStyle w:val="code"/>
      </w:pPr>
      <w:r>
        <w:t xml:space="preserve">    );</w:t>
      </w:r>
    </w:p>
    <w:p w14:paraId="577EFD17" w14:textId="77777777" w:rsidR="00D358C5" w:rsidRDefault="00D358C5" w:rsidP="00D358C5">
      <w:pPr>
        <w:pStyle w:val="code"/>
      </w:pPr>
    </w:p>
    <w:p w14:paraId="3DC031E6" w14:textId="77777777" w:rsidR="00D358C5" w:rsidRDefault="00D358C5" w:rsidP="00D358C5">
      <w:pPr>
        <w:pStyle w:val="code"/>
      </w:pPr>
      <w:r>
        <w:t>/**</w:t>
      </w:r>
    </w:p>
    <w:p w14:paraId="11471688" w14:textId="77777777" w:rsidR="00D358C5" w:rsidRDefault="00AA65DF" w:rsidP="00D358C5">
      <w:pPr>
        <w:pStyle w:val="code"/>
      </w:pPr>
      <w:r>
        <w:t xml:space="preserve"> * @brief Set attribute</w:t>
      </w:r>
      <w:r w:rsidR="00D358C5">
        <w:t xml:space="preserve"> for bridge</w:t>
      </w:r>
    </w:p>
    <w:p w14:paraId="6F3807F1" w14:textId="77777777" w:rsidR="00D358C5" w:rsidRDefault="00D358C5" w:rsidP="00D358C5">
      <w:pPr>
        <w:pStyle w:val="code"/>
      </w:pPr>
      <w:r>
        <w:t xml:space="preserve"> *</w:t>
      </w:r>
    </w:p>
    <w:p w14:paraId="53958CA7" w14:textId="77777777" w:rsidR="00D358C5" w:rsidRDefault="00D358C5" w:rsidP="00D358C5">
      <w:pPr>
        <w:pStyle w:val="code"/>
      </w:pPr>
      <w:r>
        <w:t xml:space="preserve"> * @param[in] bridge id </w:t>
      </w:r>
    </w:p>
    <w:p w14:paraId="2B41D649" w14:textId="77777777" w:rsidR="00D358C5" w:rsidRDefault="00D358C5" w:rsidP="00D358C5">
      <w:pPr>
        <w:pStyle w:val="code"/>
      </w:pPr>
      <w:r>
        <w:t xml:space="preserve"> * @param[in] attr attribute to set</w:t>
      </w:r>
    </w:p>
    <w:p w14:paraId="17C66C6A" w14:textId="77777777" w:rsidR="00D358C5" w:rsidRDefault="00D358C5" w:rsidP="00D358C5">
      <w:pPr>
        <w:pStyle w:val="code"/>
      </w:pPr>
      <w:r>
        <w:t xml:space="preserve"> *</w:t>
      </w:r>
    </w:p>
    <w:p w14:paraId="3239D355" w14:textId="77777777" w:rsidR="00D358C5" w:rsidRDefault="00D358C5" w:rsidP="00D358C5">
      <w:pPr>
        <w:pStyle w:val="code"/>
      </w:pPr>
      <w:r>
        <w:t xml:space="preserve"> * @return  SAI_STATUS_SUCCESS on success</w:t>
      </w:r>
    </w:p>
    <w:p w14:paraId="6F6D3FE3" w14:textId="77777777" w:rsidR="00D358C5" w:rsidRDefault="00D358C5" w:rsidP="00D358C5">
      <w:pPr>
        <w:pStyle w:val="code"/>
      </w:pPr>
      <w:r>
        <w:t xml:space="preserve"> *          Failure status code on error</w:t>
      </w:r>
    </w:p>
    <w:p w14:paraId="4D38E9C4" w14:textId="77777777" w:rsidR="00D358C5" w:rsidRDefault="00D358C5" w:rsidP="00D358C5">
      <w:pPr>
        <w:pStyle w:val="code"/>
      </w:pPr>
      <w:r>
        <w:t xml:space="preserve"> */</w:t>
      </w:r>
    </w:p>
    <w:p w14:paraId="1B6CD940" w14:textId="77777777" w:rsidR="00D358C5" w:rsidRDefault="00D358C5" w:rsidP="00D358C5">
      <w:pPr>
        <w:pStyle w:val="code"/>
      </w:pPr>
    </w:p>
    <w:p w14:paraId="39D725F2" w14:textId="77777777" w:rsidR="00D358C5" w:rsidRDefault="00D358C5" w:rsidP="00D358C5">
      <w:pPr>
        <w:pStyle w:val="code"/>
      </w:pPr>
      <w:r>
        <w:t>typedef sai_status_t (*sai_set_bridge_attribute_fn)(</w:t>
      </w:r>
    </w:p>
    <w:p w14:paraId="0DD78983" w14:textId="77777777" w:rsidR="00D358C5" w:rsidRDefault="00D358C5" w:rsidP="00D358C5">
      <w:pPr>
        <w:pStyle w:val="code"/>
      </w:pPr>
      <w:r>
        <w:t xml:space="preserve">    _In_ sai_object_id_t  bridge_id,</w:t>
      </w:r>
    </w:p>
    <w:p w14:paraId="20C31CD7" w14:textId="77777777" w:rsidR="00D358C5" w:rsidRDefault="00D358C5" w:rsidP="00D358C5">
      <w:pPr>
        <w:pStyle w:val="code"/>
      </w:pPr>
      <w:r>
        <w:t xml:space="preserve">    _In_ const sai_attribute_t *attr</w:t>
      </w:r>
    </w:p>
    <w:p w14:paraId="78362B0F" w14:textId="77777777" w:rsidR="00D358C5" w:rsidRDefault="00D358C5" w:rsidP="00D358C5">
      <w:pPr>
        <w:pStyle w:val="code"/>
      </w:pPr>
      <w:r>
        <w:t xml:space="preserve">    );</w:t>
      </w:r>
    </w:p>
    <w:p w14:paraId="511EDF2D" w14:textId="77777777" w:rsidR="00D358C5" w:rsidRDefault="00D358C5" w:rsidP="00D358C5">
      <w:pPr>
        <w:pStyle w:val="code"/>
      </w:pPr>
    </w:p>
    <w:p w14:paraId="28649D96" w14:textId="77777777" w:rsidR="00D358C5" w:rsidRDefault="00D358C5" w:rsidP="00D358C5">
      <w:pPr>
        <w:pStyle w:val="code"/>
        <w:ind w:firstLine="405"/>
      </w:pPr>
    </w:p>
    <w:p w14:paraId="36FE4DF9" w14:textId="77777777" w:rsidR="00D358C5" w:rsidRDefault="00D358C5" w:rsidP="00D358C5">
      <w:pPr>
        <w:pStyle w:val="code"/>
      </w:pPr>
      <w:r>
        <w:t>/**</w:t>
      </w:r>
    </w:p>
    <w:p w14:paraId="55021210" w14:textId="77777777" w:rsidR="00D358C5" w:rsidRDefault="00D358C5" w:rsidP="00D358C5">
      <w:pPr>
        <w:pStyle w:val="code"/>
      </w:pPr>
      <w:r>
        <w:t xml:space="preserve"> * @brief  Get attr</w:t>
      </w:r>
      <w:r w:rsidR="00AA65DF">
        <w:t>i</w:t>
      </w:r>
      <w:r>
        <w:t xml:space="preserve">butes of bridge  </w:t>
      </w:r>
    </w:p>
    <w:p w14:paraId="4B7BCA07" w14:textId="77777777" w:rsidR="00D358C5" w:rsidRDefault="00D358C5" w:rsidP="00D358C5">
      <w:pPr>
        <w:pStyle w:val="code"/>
      </w:pPr>
      <w:r>
        <w:t xml:space="preserve"> *</w:t>
      </w:r>
    </w:p>
    <w:p w14:paraId="67023CB1" w14:textId="77777777" w:rsidR="00D358C5" w:rsidRDefault="00D358C5" w:rsidP="00D358C5">
      <w:pPr>
        <w:pStyle w:val="code"/>
      </w:pPr>
      <w:r>
        <w:t xml:space="preserve"> * @param[in] bridge_id  bridge_id</w:t>
      </w:r>
    </w:p>
    <w:p w14:paraId="5BDF3D72" w14:textId="77777777" w:rsidR="00D358C5" w:rsidRDefault="00D358C5" w:rsidP="00D358C5">
      <w:pPr>
        <w:pStyle w:val="code"/>
      </w:pPr>
      <w:r>
        <w:t xml:space="preserve"> * @param[in] attr_count  number of attributes</w:t>
      </w:r>
    </w:p>
    <w:p w14:paraId="1E4534E1" w14:textId="77777777" w:rsidR="00D358C5" w:rsidRDefault="00D358C5" w:rsidP="00D358C5">
      <w:pPr>
        <w:pStyle w:val="code"/>
      </w:pPr>
      <w:r>
        <w:t xml:space="preserve"> * @param[inout] attr_list  array of attributes</w:t>
      </w:r>
    </w:p>
    <w:p w14:paraId="600A55E2" w14:textId="77777777" w:rsidR="00D358C5" w:rsidRDefault="00D358C5" w:rsidP="00D358C5">
      <w:pPr>
        <w:pStyle w:val="code"/>
      </w:pPr>
      <w:r>
        <w:t xml:space="preserve"> *</w:t>
      </w:r>
    </w:p>
    <w:p w14:paraId="078D9725" w14:textId="77777777" w:rsidR="00D358C5" w:rsidRDefault="00D358C5" w:rsidP="00D358C5">
      <w:pPr>
        <w:pStyle w:val="code"/>
      </w:pPr>
      <w:r>
        <w:t xml:space="preserve"> * @return SAI_STATUS_SUCCESS on success</w:t>
      </w:r>
    </w:p>
    <w:p w14:paraId="5DEC2A53" w14:textId="77777777" w:rsidR="00D358C5" w:rsidRDefault="00D358C5" w:rsidP="00D358C5">
      <w:pPr>
        <w:pStyle w:val="code"/>
      </w:pPr>
      <w:r>
        <w:t xml:space="preserve"> *        Failure status code on error</w:t>
      </w:r>
    </w:p>
    <w:p w14:paraId="4820A1B8" w14:textId="77777777" w:rsidR="00D358C5" w:rsidRDefault="00D358C5" w:rsidP="00D358C5">
      <w:pPr>
        <w:pStyle w:val="code"/>
      </w:pPr>
      <w:r>
        <w:t xml:space="preserve"> */</w:t>
      </w:r>
    </w:p>
    <w:p w14:paraId="26E8FB71" w14:textId="77777777" w:rsidR="00D358C5" w:rsidRDefault="00D358C5" w:rsidP="00D358C5">
      <w:pPr>
        <w:pStyle w:val="code"/>
      </w:pPr>
    </w:p>
    <w:p w14:paraId="5302F198" w14:textId="77777777" w:rsidR="00D358C5" w:rsidRDefault="00D358C5" w:rsidP="00D358C5">
      <w:pPr>
        <w:pStyle w:val="code"/>
      </w:pPr>
    </w:p>
    <w:p w14:paraId="32FB425D" w14:textId="77777777" w:rsidR="00D358C5" w:rsidRDefault="00D358C5" w:rsidP="00D358C5">
      <w:pPr>
        <w:pStyle w:val="code"/>
      </w:pPr>
      <w:r>
        <w:t>typedef sai_status_t (*sai_get_bridge_attribute_fn)(</w:t>
      </w:r>
    </w:p>
    <w:p w14:paraId="6C2DC412" w14:textId="77777777" w:rsidR="00D358C5" w:rsidRDefault="00D358C5" w:rsidP="00D358C5">
      <w:pPr>
        <w:pStyle w:val="code"/>
      </w:pPr>
      <w:r>
        <w:t xml:space="preserve">     _In_ sai_object_id_t   bridge_id ,</w:t>
      </w:r>
    </w:p>
    <w:p w14:paraId="32C7E206" w14:textId="77777777" w:rsidR="00D358C5" w:rsidRDefault="00D358C5" w:rsidP="00D358C5">
      <w:pPr>
        <w:pStyle w:val="code"/>
      </w:pPr>
      <w:r>
        <w:t xml:space="preserve">     _In_ uint32_t attr_count,</w:t>
      </w:r>
    </w:p>
    <w:p w14:paraId="3936C0D8" w14:textId="77777777" w:rsidR="00D358C5" w:rsidRDefault="00D358C5" w:rsidP="00D358C5">
      <w:pPr>
        <w:pStyle w:val="code"/>
      </w:pPr>
      <w:r>
        <w:t xml:space="preserve">     _Inout_ sai_attribute_t *attr_list</w:t>
      </w:r>
    </w:p>
    <w:p w14:paraId="0490EEF2" w14:textId="77777777" w:rsidR="00D358C5" w:rsidRDefault="00D358C5" w:rsidP="00D358C5">
      <w:pPr>
        <w:pStyle w:val="code"/>
        <w:ind w:firstLine="405"/>
      </w:pPr>
      <w:r>
        <w:t>);</w:t>
      </w:r>
    </w:p>
    <w:p w14:paraId="472B7089" w14:textId="77777777" w:rsidR="00D358C5" w:rsidRDefault="00D358C5" w:rsidP="00D358C5">
      <w:pPr>
        <w:pStyle w:val="code"/>
        <w:ind w:firstLine="405"/>
      </w:pPr>
    </w:p>
    <w:p w14:paraId="68892191" w14:textId="77777777" w:rsidR="00D358C5" w:rsidRDefault="00D358C5" w:rsidP="00D358C5">
      <w:pPr>
        <w:pStyle w:val="Heading3"/>
      </w:pPr>
      <w:bookmarkStart w:id="57" w:name="_Toc468125409"/>
      <w:r>
        <w:t>Bridge API summary</w:t>
      </w:r>
      <w:bookmarkEnd w:id="57"/>
    </w:p>
    <w:p w14:paraId="6FD9A3CB" w14:textId="77777777" w:rsidR="00D358C5" w:rsidRPr="0007558E" w:rsidRDefault="00D358C5" w:rsidP="005775FD">
      <w:pPr>
        <w:pStyle w:val="code"/>
      </w:pPr>
      <w:r>
        <w:t>typedef struct  bridge_t</w:t>
      </w:r>
    </w:p>
    <w:p w14:paraId="0B6DA713" w14:textId="77777777" w:rsidR="00D358C5" w:rsidRDefault="00D358C5" w:rsidP="005775FD">
      <w:pPr>
        <w:pStyle w:val="code"/>
      </w:pPr>
      <w:r w:rsidRPr="0007558E">
        <w:t>{</w:t>
      </w:r>
    </w:p>
    <w:p w14:paraId="08AF2EFD" w14:textId="77777777" w:rsidR="00D358C5" w:rsidRPr="0007558E" w:rsidRDefault="00D358C5" w:rsidP="005775FD">
      <w:pPr>
        <w:pStyle w:val="code"/>
      </w:pPr>
      <w:r>
        <w:t xml:space="preserve">    </w:t>
      </w:r>
      <w:r w:rsidRPr="0007558E">
        <w:t>sai_create_</w:t>
      </w:r>
      <w:r>
        <w:t>bridge</w:t>
      </w:r>
      <w:r w:rsidRPr="0007558E">
        <w:t xml:space="preserve">_fn         </w:t>
      </w:r>
      <w:r>
        <w:tab/>
      </w:r>
      <w:r>
        <w:tab/>
      </w:r>
      <w:r>
        <w:tab/>
      </w:r>
      <w:r>
        <w:tab/>
      </w:r>
      <w:r w:rsidRPr="0007558E">
        <w:t>create_</w:t>
      </w:r>
      <w:r>
        <w:t>bridge</w:t>
      </w:r>
      <w:r w:rsidRPr="0007558E">
        <w:t>;</w:t>
      </w:r>
    </w:p>
    <w:p w14:paraId="43AA6465" w14:textId="77777777" w:rsidR="00D358C5" w:rsidRDefault="00D358C5" w:rsidP="005775FD">
      <w:pPr>
        <w:pStyle w:val="code"/>
      </w:pPr>
      <w:r>
        <w:t xml:space="preserve">    sai_remove</w:t>
      </w:r>
      <w:r w:rsidRPr="0007558E">
        <w:t>_</w:t>
      </w:r>
      <w:r>
        <w:t xml:space="preserve">bridge_fn </w:t>
      </w:r>
      <w:r>
        <w:tab/>
      </w:r>
      <w:r>
        <w:tab/>
      </w:r>
      <w:r>
        <w:tab/>
      </w:r>
      <w:r>
        <w:tab/>
        <w:t>remove</w:t>
      </w:r>
      <w:r w:rsidRPr="0007558E">
        <w:t>_</w:t>
      </w:r>
      <w:r>
        <w:t>bridge</w:t>
      </w:r>
      <w:r w:rsidRPr="0007558E">
        <w:t xml:space="preserve">;   </w:t>
      </w:r>
    </w:p>
    <w:p w14:paraId="7ADA5147" w14:textId="77777777" w:rsidR="00D358C5" w:rsidRPr="0007558E" w:rsidRDefault="00D358C5" w:rsidP="005775FD">
      <w:pPr>
        <w:pStyle w:val="code"/>
      </w:pPr>
      <w:r>
        <w:t xml:space="preserve">   </w:t>
      </w:r>
      <w:r w:rsidRPr="0007558E">
        <w:t xml:space="preserve"> sai_set_</w:t>
      </w:r>
      <w:r>
        <w:t xml:space="preserve">bridge_attribute_fn  </w:t>
      </w:r>
      <w:r>
        <w:tab/>
      </w:r>
      <w:r>
        <w:tab/>
      </w:r>
      <w:r>
        <w:tab/>
        <w:t>set_bridge_attribute</w:t>
      </w:r>
      <w:r w:rsidRPr="0007558E">
        <w:t>;</w:t>
      </w:r>
    </w:p>
    <w:p w14:paraId="246D01C9" w14:textId="77777777" w:rsidR="00D358C5" w:rsidRDefault="00D358C5" w:rsidP="005775FD">
      <w:pPr>
        <w:pStyle w:val="code"/>
      </w:pPr>
      <w:r w:rsidRPr="0007558E">
        <w:t>sai_get_</w:t>
      </w:r>
      <w:r>
        <w:t xml:space="preserve">bridge_attribute_fn  </w:t>
      </w:r>
      <w:r>
        <w:tab/>
      </w:r>
      <w:r>
        <w:tab/>
      </w:r>
      <w:r>
        <w:tab/>
        <w:t>get_bridge_attribute</w:t>
      </w:r>
      <w:r w:rsidRPr="0007558E">
        <w:t>;</w:t>
      </w:r>
    </w:p>
    <w:p w14:paraId="04EA5291" w14:textId="77777777" w:rsidR="00D358C5" w:rsidRDefault="00D358C5" w:rsidP="005775FD">
      <w:pPr>
        <w:pStyle w:val="code"/>
      </w:pPr>
    </w:p>
    <w:p w14:paraId="2C6E3049" w14:textId="77777777" w:rsidR="00D358C5" w:rsidRPr="0007558E" w:rsidRDefault="00D358C5" w:rsidP="005775FD">
      <w:pPr>
        <w:pStyle w:val="code"/>
      </w:pPr>
      <w:r w:rsidRPr="0007558E">
        <w:t>}</w:t>
      </w:r>
      <w:r>
        <w:t xml:space="preserve"> sai_bridge_</w:t>
      </w:r>
      <w:r w:rsidRPr="0007558E">
        <w:t>api_t</w:t>
      </w:r>
      <w:r>
        <w:t>;</w:t>
      </w:r>
    </w:p>
    <w:p w14:paraId="1A3F2F6C" w14:textId="77777777" w:rsidR="00D358C5" w:rsidRPr="001A20A1" w:rsidRDefault="00D358C5" w:rsidP="00D358C5"/>
    <w:p w14:paraId="050AFFFB" w14:textId="77777777" w:rsidR="00D358C5" w:rsidRPr="0007558E" w:rsidRDefault="00D358C5"/>
    <w:p w14:paraId="120AE713" w14:textId="77777777" w:rsidR="00DE44B9" w:rsidRPr="001A20A1" w:rsidRDefault="00DE44B9" w:rsidP="001A20A1"/>
    <w:p w14:paraId="474F81CB" w14:textId="77777777" w:rsidR="00D05BBC" w:rsidRDefault="00AF3BCD" w:rsidP="00C136F4">
      <w:pPr>
        <w:pStyle w:val="Heading1"/>
      </w:pPr>
      <w:bookmarkStart w:id="58" w:name="_Toc468125410"/>
      <w:r>
        <w:t>Examples</w:t>
      </w:r>
      <w:bookmarkEnd w:id="58"/>
    </w:p>
    <w:p w14:paraId="503323EF" w14:textId="77777777" w:rsidR="005775FD" w:rsidRDefault="005775FD" w:rsidP="005775FD">
      <w:pPr>
        <w:pStyle w:val="Heading2"/>
      </w:pPr>
      <w:bookmarkStart w:id="59" w:name="_Toc468125411"/>
      <w:r>
        <w:t xml:space="preserve">1.D bridge </w:t>
      </w:r>
      <w:r w:rsidR="00C136F4">
        <w:t xml:space="preserve">with router </w:t>
      </w:r>
      <w:r>
        <w:t>example</w:t>
      </w:r>
      <w:bookmarkEnd w:id="59"/>
      <w:r>
        <w:t xml:space="preserve"> </w:t>
      </w:r>
    </w:p>
    <w:p w14:paraId="54F663D6" w14:textId="77777777" w:rsidR="00AF31AF" w:rsidRPr="005775FD" w:rsidRDefault="00AF31AF" w:rsidP="00AF31AF"/>
    <w:p w14:paraId="0B60E4AF" w14:textId="77777777" w:rsidR="00AF31AF" w:rsidRDefault="00E53214" w:rsidP="00AF31AF">
      <w:pPr>
        <w:jc w:val="center"/>
      </w:pPr>
      <w:r>
        <w:lastRenderedPageBreak/>
        <w:pict w14:anchorId="5A3CFBD4">
          <v:shape id="_x0000_i1036" type="#_x0000_t75" style="width:284.25pt;height:347.25pt">
            <v:imagedata r:id="rId33" o:title=""/>
          </v:shape>
        </w:pict>
      </w:r>
    </w:p>
    <w:p w14:paraId="1F31BC2F" w14:textId="77777777" w:rsidR="00AF31AF" w:rsidRDefault="00AF31AF" w:rsidP="00AF31AF"/>
    <w:p w14:paraId="520D09CD" w14:textId="77777777" w:rsidR="002825C8" w:rsidRDefault="00AF31AF" w:rsidP="0081520E">
      <w:r>
        <w:t>/</w:t>
      </w:r>
      <w:r w:rsidR="002825C8">
        <w:t>/configure port 3,4</w:t>
      </w:r>
      <w:r w:rsidR="0081520E">
        <w:t>,5,6</w:t>
      </w:r>
      <w:r w:rsidR="002825C8">
        <w:t xml:space="preserve"> to sub port mode  </w:t>
      </w:r>
    </w:p>
    <w:p w14:paraId="593DD630" w14:textId="77777777" w:rsidR="002825C8" w:rsidRDefault="002825C8" w:rsidP="002825C8">
      <w:pPr>
        <w:pStyle w:val="code"/>
      </w:pPr>
      <w:r>
        <w:t>sai_attribute_t port</w:t>
      </w:r>
      <w:r w:rsidR="0081520E">
        <w:t>_attr</w:t>
      </w:r>
      <w:r>
        <w:t>;</w:t>
      </w:r>
    </w:p>
    <w:p w14:paraId="344ECBAD" w14:textId="77777777" w:rsidR="002825C8" w:rsidRDefault="0081520E" w:rsidP="002825C8">
      <w:pPr>
        <w:pStyle w:val="code"/>
      </w:pPr>
      <w:r>
        <w:t>port_attr</w:t>
      </w:r>
      <w:r w:rsidR="002825C8">
        <w:t>.id=</w:t>
      </w:r>
      <w:r w:rsidR="002825C8" w:rsidRPr="001B350F">
        <w:rPr>
          <w:b/>
          <w:bCs/>
        </w:rPr>
        <w:t>SAI_PORT_BIND_MODE</w:t>
      </w:r>
      <w:r w:rsidR="002825C8">
        <w:t>;</w:t>
      </w:r>
    </w:p>
    <w:p w14:paraId="4DE87653" w14:textId="77777777" w:rsidR="002825C8" w:rsidRDefault="0081520E" w:rsidP="007C3AC9">
      <w:pPr>
        <w:pStyle w:val="code"/>
      </w:pPr>
      <w:r>
        <w:t>port_attr</w:t>
      </w:r>
      <w:r w:rsidR="002825C8">
        <w:t>.value=</w:t>
      </w:r>
      <w:r w:rsidR="00D409A5" w:rsidRPr="00D409A5">
        <w:rPr>
          <w:b/>
          <w:bCs/>
        </w:rPr>
        <w:t xml:space="preserve"> </w:t>
      </w:r>
      <w:r w:rsidR="00D409A5" w:rsidRPr="001B350F">
        <w:rPr>
          <w:b/>
          <w:bCs/>
        </w:rPr>
        <w:t>SAI_</w:t>
      </w:r>
      <w:r w:rsidR="007C3AC9">
        <w:rPr>
          <w:b/>
          <w:bCs/>
        </w:rPr>
        <w:t>PORT_BIND_MODE_</w:t>
      </w:r>
      <w:r w:rsidR="00D409A5" w:rsidRPr="001B350F">
        <w:rPr>
          <w:b/>
          <w:bCs/>
        </w:rPr>
        <w:t>SUB_PORT</w:t>
      </w:r>
      <w:r w:rsidR="002825C8">
        <w:t>;</w:t>
      </w:r>
    </w:p>
    <w:p w14:paraId="6A103D1E" w14:textId="77777777" w:rsidR="002825C8" w:rsidRDefault="0081520E" w:rsidP="00AF4F2D">
      <w:pPr>
        <w:pStyle w:val="code"/>
      </w:pPr>
      <w:r w:rsidRPr="0081520E">
        <w:t>sai_set_port_attribute_fn</w:t>
      </w:r>
      <w:r>
        <w:t>(</w:t>
      </w:r>
      <w:r w:rsidR="00AF4F2D">
        <w:t>port</w:t>
      </w:r>
      <w:r>
        <w:t>_3</w:t>
      </w:r>
      <w:r w:rsidR="002825C8">
        <w:t>,</w:t>
      </w:r>
      <w:r>
        <w:t>port_attr</w:t>
      </w:r>
      <w:r w:rsidR="002825C8">
        <w:t>);</w:t>
      </w:r>
    </w:p>
    <w:p w14:paraId="0C05A87B" w14:textId="77777777" w:rsidR="0081520E" w:rsidRDefault="0081520E" w:rsidP="0081520E">
      <w:pPr>
        <w:pStyle w:val="code"/>
      </w:pPr>
      <w:r w:rsidRPr="0081520E">
        <w:t>sai_set_port_attribute_fn</w:t>
      </w:r>
      <w:r>
        <w:t>(port_4,port_attr);</w:t>
      </w:r>
    </w:p>
    <w:p w14:paraId="501D1E78" w14:textId="77777777" w:rsidR="0081520E" w:rsidRDefault="0081520E" w:rsidP="0081520E">
      <w:pPr>
        <w:pStyle w:val="code"/>
      </w:pPr>
    </w:p>
    <w:p w14:paraId="0826CCBF" w14:textId="77777777" w:rsidR="0081520E" w:rsidRDefault="0081520E" w:rsidP="0081520E">
      <w:pPr>
        <w:pStyle w:val="code"/>
      </w:pPr>
      <w:r>
        <w:t xml:space="preserve">//create bridges </w:t>
      </w:r>
    </w:p>
    <w:p w14:paraId="5389651F" w14:textId="77777777" w:rsidR="0081520E" w:rsidRDefault="00325B77" w:rsidP="00AF4F2D">
      <w:pPr>
        <w:pStyle w:val="code"/>
      </w:pPr>
      <w:r>
        <w:t>s</w:t>
      </w:r>
      <w:r w:rsidR="0081520E">
        <w:t>ai_object_id bridge1</w:t>
      </w:r>
    </w:p>
    <w:p w14:paraId="58F936C5" w14:textId="77777777" w:rsidR="0081520E" w:rsidRDefault="00325B77" w:rsidP="0081520E">
      <w:pPr>
        <w:pStyle w:val="code"/>
      </w:pPr>
      <w:r>
        <w:t>s</w:t>
      </w:r>
      <w:r w:rsidR="0081520E">
        <w:t>ai_object_id bridge2</w:t>
      </w:r>
    </w:p>
    <w:p w14:paraId="6BB6FB9B" w14:textId="77777777" w:rsidR="0081520E" w:rsidRDefault="0081520E" w:rsidP="0081520E">
      <w:pPr>
        <w:pStyle w:val="code"/>
      </w:pPr>
    </w:p>
    <w:p w14:paraId="65DF538E" w14:textId="77777777" w:rsidR="0081520E" w:rsidRDefault="0081520E" w:rsidP="0081520E">
      <w:pPr>
        <w:pStyle w:val="code"/>
      </w:pPr>
      <w:r>
        <w:t>sai_attribute_t  bridge_attr_list[1];</w:t>
      </w:r>
    </w:p>
    <w:p w14:paraId="43955E4E" w14:textId="77777777" w:rsidR="0081520E" w:rsidRDefault="002343AB" w:rsidP="0081520E">
      <w:pPr>
        <w:pStyle w:val="code"/>
      </w:pPr>
      <w:r>
        <w:t>bridge_attr_list[0].id=SAI_BRIDGE_ATTR_TYPE;</w:t>
      </w:r>
    </w:p>
    <w:p w14:paraId="544FA981" w14:textId="77777777" w:rsidR="002343AB" w:rsidRDefault="002343AB" w:rsidP="002343AB">
      <w:pPr>
        <w:pStyle w:val="code"/>
      </w:pPr>
      <w:r>
        <w:t>bridge_attr_list[0].value=SAI_BRIDGE</w:t>
      </w:r>
      <w:r w:rsidRPr="002343AB">
        <w:t>_TYPE_</w:t>
      </w:r>
      <w:r>
        <w:t>1D;</w:t>
      </w:r>
    </w:p>
    <w:p w14:paraId="0F26AB88" w14:textId="77777777" w:rsidR="002343AB" w:rsidRDefault="002343AB" w:rsidP="002343AB">
      <w:pPr>
        <w:pStyle w:val="code"/>
      </w:pPr>
    </w:p>
    <w:p w14:paraId="598F48F0" w14:textId="77777777" w:rsidR="002343AB" w:rsidRDefault="002343AB" w:rsidP="002343AB">
      <w:pPr>
        <w:pStyle w:val="code"/>
      </w:pPr>
      <w:r w:rsidRPr="0007558E">
        <w:t>sai_create_</w:t>
      </w:r>
      <w:r>
        <w:t>bridge_fn(&amp;bridge1,1,</w:t>
      </w:r>
      <w:r w:rsidRPr="002343AB">
        <w:t xml:space="preserve"> </w:t>
      </w:r>
      <w:r>
        <w:t>bridge_attr_list);</w:t>
      </w:r>
    </w:p>
    <w:p w14:paraId="68EDF26E" w14:textId="77777777" w:rsidR="002343AB" w:rsidRDefault="002343AB" w:rsidP="002343AB">
      <w:pPr>
        <w:pStyle w:val="code"/>
      </w:pPr>
      <w:r w:rsidRPr="0007558E">
        <w:t>sai_create_</w:t>
      </w:r>
      <w:r>
        <w:t>bridge_fn(&amp;bridge2,1,</w:t>
      </w:r>
      <w:r w:rsidRPr="002343AB">
        <w:t xml:space="preserve"> </w:t>
      </w:r>
      <w:r>
        <w:t>bridge_attr_list);</w:t>
      </w:r>
    </w:p>
    <w:p w14:paraId="0B7A5E99" w14:textId="77777777" w:rsidR="002343AB" w:rsidRDefault="002343AB" w:rsidP="002343AB">
      <w:pPr>
        <w:pStyle w:val="code"/>
      </w:pPr>
    </w:p>
    <w:p w14:paraId="708BD7FD" w14:textId="77777777" w:rsidR="002343AB" w:rsidRDefault="002343AB" w:rsidP="002343AB">
      <w:pPr>
        <w:pStyle w:val="code"/>
      </w:pPr>
      <w:r>
        <w:t xml:space="preserve">//create vports </w:t>
      </w:r>
      <w:r w:rsidR="00C136F4">
        <w:t>and add vport to bridge</w:t>
      </w:r>
    </w:p>
    <w:p w14:paraId="3FE9FEE5" w14:textId="77777777" w:rsidR="002343AB" w:rsidRDefault="00325B77" w:rsidP="002343AB">
      <w:pPr>
        <w:pStyle w:val="code"/>
      </w:pPr>
      <w:r>
        <w:t>s</w:t>
      </w:r>
      <w:r w:rsidR="002343AB">
        <w:t>ai_object_id vport3.7,vport3.6,vport4.16.vport4.17</w:t>
      </w:r>
      <w:r>
        <w:t>;</w:t>
      </w:r>
    </w:p>
    <w:p w14:paraId="0EE465F2" w14:textId="77777777" w:rsidR="00325B77" w:rsidRDefault="00325B77" w:rsidP="002343AB">
      <w:pPr>
        <w:pStyle w:val="code"/>
      </w:pPr>
    </w:p>
    <w:p w14:paraId="6B27A4B7" w14:textId="77777777" w:rsidR="00C136F4" w:rsidRDefault="00325B77" w:rsidP="00C136F4">
      <w:pPr>
        <w:pStyle w:val="code"/>
      </w:pPr>
      <w:r>
        <w:t xml:space="preserve"> </w:t>
      </w:r>
      <w:r w:rsidR="00C136F4">
        <w:t>sai_attribute_t  vport_attr_list[4];</w:t>
      </w:r>
    </w:p>
    <w:p w14:paraId="6AE6FC56" w14:textId="77777777" w:rsidR="00C136F4" w:rsidRDefault="00C136F4" w:rsidP="00C136F4">
      <w:pPr>
        <w:pStyle w:val="code"/>
      </w:pPr>
      <w:r>
        <w:t>vport_attr_list[0].id=</w:t>
      </w:r>
      <w:r w:rsidRPr="00C136F4">
        <w:t xml:space="preserve"> </w:t>
      </w:r>
      <w:r>
        <w:t>SAI_BRIDEG_PORT_ATTR_TYPE;</w:t>
      </w:r>
    </w:p>
    <w:p w14:paraId="3A6B52D3" w14:textId="77777777" w:rsidR="00C136F4" w:rsidRDefault="00C136F4" w:rsidP="00C136F4">
      <w:pPr>
        <w:pStyle w:val="code"/>
      </w:pPr>
      <w:r>
        <w:t>vport_attr_list[0].value=SAI_BRIDGE_PORT_TYPE_SUB_PORT;</w:t>
      </w:r>
    </w:p>
    <w:p w14:paraId="42552B90" w14:textId="77777777" w:rsidR="00C136F4" w:rsidRDefault="00C136F4" w:rsidP="00C136F4">
      <w:pPr>
        <w:pStyle w:val="code"/>
      </w:pPr>
    </w:p>
    <w:p w14:paraId="58751505" w14:textId="77777777" w:rsidR="00C136F4" w:rsidRDefault="00C136F4" w:rsidP="00C136F4">
      <w:pPr>
        <w:pStyle w:val="code"/>
      </w:pPr>
      <w:r>
        <w:t>vport_attr_list[1].id=</w:t>
      </w:r>
      <w:r w:rsidRPr="00C136F4">
        <w:t xml:space="preserve"> </w:t>
      </w:r>
      <w:r>
        <w:t>SAI_BRIDGE_PORT_ATTR_PORT_ID;</w:t>
      </w:r>
    </w:p>
    <w:p w14:paraId="1EB43543" w14:textId="77777777" w:rsidR="00C136F4" w:rsidRDefault="00C136F4" w:rsidP="00C136F4">
      <w:pPr>
        <w:pStyle w:val="code"/>
      </w:pPr>
      <w:r>
        <w:t>vport_attr_list[1].value=port3;</w:t>
      </w:r>
    </w:p>
    <w:p w14:paraId="026C1A05" w14:textId="77777777" w:rsidR="00C136F4" w:rsidRDefault="00C136F4" w:rsidP="00C136F4">
      <w:pPr>
        <w:pStyle w:val="code"/>
      </w:pPr>
      <w:r>
        <w:t xml:space="preserve"> </w:t>
      </w:r>
    </w:p>
    <w:p w14:paraId="082EDAA8" w14:textId="77777777" w:rsidR="00C136F4" w:rsidRDefault="00C136F4" w:rsidP="00C136F4">
      <w:pPr>
        <w:pStyle w:val="code"/>
      </w:pPr>
      <w:r>
        <w:t>vport_attr_list[2].id=</w:t>
      </w:r>
      <w:r w:rsidRPr="00C136F4">
        <w:t xml:space="preserve"> </w:t>
      </w:r>
      <w:r>
        <w:t>SAI_BRIDGE_PORT_ATTR_VLAN_ID;</w:t>
      </w:r>
    </w:p>
    <w:p w14:paraId="0887124A" w14:textId="77777777" w:rsidR="00C136F4" w:rsidRDefault="00C136F4" w:rsidP="00C136F4">
      <w:pPr>
        <w:pStyle w:val="code"/>
      </w:pPr>
      <w:r>
        <w:t>vport_attr_list[2].value=vlan7;</w:t>
      </w:r>
    </w:p>
    <w:p w14:paraId="40D54E48" w14:textId="77777777" w:rsidR="00C136F4" w:rsidRDefault="00C136F4" w:rsidP="00C136F4">
      <w:pPr>
        <w:pStyle w:val="code"/>
      </w:pPr>
    </w:p>
    <w:p w14:paraId="5228ED96" w14:textId="77777777" w:rsidR="00C136F4" w:rsidRDefault="00C136F4" w:rsidP="00C136F4">
      <w:pPr>
        <w:pStyle w:val="code"/>
      </w:pPr>
      <w:r>
        <w:t>vport_attr_list[3].id=</w:t>
      </w:r>
      <w:r w:rsidRPr="00C136F4">
        <w:t xml:space="preserve"> </w:t>
      </w:r>
      <w:r>
        <w:t>SAI_BRIDGE_PORT_ATTR_BRIDGE_ID;</w:t>
      </w:r>
    </w:p>
    <w:p w14:paraId="072F66BE" w14:textId="77777777" w:rsidR="00C136F4" w:rsidRDefault="00C136F4" w:rsidP="00C136F4">
      <w:pPr>
        <w:pStyle w:val="code"/>
      </w:pPr>
      <w:r>
        <w:t>vport_attr_list[3].value=bridge1;</w:t>
      </w:r>
    </w:p>
    <w:p w14:paraId="408532EF" w14:textId="77777777" w:rsidR="00C136F4" w:rsidRDefault="00C136F4" w:rsidP="00C136F4">
      <w:pPr>
        <w:pStyle w:val="code"/>
      </w:pPr>
    </w:p>
    <w:p w14:paraId="50FFBF3C" w14:textId="77777777" w:rsidR="00C136F4" w:rsidRDefault="00C136F4" w:rsidP="00091EAD">
      <w:pPr>
        <w:pStyle w:val="code"/>
      </w:pPr>
      <w:r w:rsidRPr="0007558E">
        <w:t>sai_create_</w:t>
      </w:r>
      <w:r w:rsidR="00091EAD">
        <w:t>bridge_port</w:t>
      </w:r>
      <w:r>
        <w:t>_fn(&amp;vport3.7,4,</w:t>
      </w:r>
      <w:r w:rsidRPr="002343AB">
        <w:t xml:space="preserve"> </w:t>
      </w:r>
      <w:r>
        <w:t>vport_attr_list);</w:t>
      </w:r>
    </w:p>
    <w:p w14:paraId="7E58346A" w14:textId="77777777" w:rsidR="00325B77" w:rsidRDefault="00325B77" w:rsidP="00C136F4">
      <w:pPr>
        <w:pStyle w:val="code"/>
      </w:pPr>
    </w:p>
    <w:p w14:paraId="18DFBBA0" w14:textId="77777777" w:rsidR="00C136F4" w:rsidRDefault="00C136F4" w:rsidP="00C136F4">
      <w:pPr>
        <w:pStyle w:val="code"/>
      </w:pPr>
    </w:p>
    <w:p w14:paraId="5A2D9901" w14:textId="77777777" w:rsidR="00C136F4" w:rsidRDefault="00C136F4" w:rsidP="00C136F4">
      <w:pPr>
        <w:pStyle w:val="code"/>
      </w:pPr>
      <w:r>
        <w:t>vport_attr_list[0].id=</w:t>
      </w:r>
      <w:r w:rsidRPr="00C136F4">
        <w:t xml:space="preserve"> </w:t>
      </w:r>
      <w:r>
        <w:t>SAI_BRIDEG_PORT_ATTR_TYPE;</w:t>
      </w:r>
    </w:p>
    <w:p w14:paraId="225397D4" w14:textId="77777777" w:rsidR="00C136F4" w:rsidRDefault="00C136F4" w:rsidP="00C136F4">
      <w:pPr>
        <w:pStyle w:val="code"/>
      </w:pPr>
      <w:r>
        <w:t>vport_attr_list[0].value=SAI_BRIDGE_PORT_TYPE_SUB_PORT;</w:t>
      </w:r>
    </w:p>
    <w:p w14:paraId="7BF45908" w14:textId="77777777" w:rsidR="00C136F4" w:rsidRDefault="00C136F4" w:rsidP="00C136F4">
      <w:pPr>
        <w:pStyle w:val="code"/>
      </w:pPr>
    </w:p>
    <w:p w14:paraId="680890DF" w14:textId="77777777" w:rsidR="00C136F4" w:rsidRDefault="00C136F4" w:rsidP="00C136F4">
      <w:pPr>
        <w:pStyle w:val="code"/>
      </w:pPr>
      <w:r>
        <w:t>vport_attr_list[1].id=</w:t>
      </w:r>
      <w:r w:rsidRPr="00C136F4">
        <w:t xml:space="preserve"> </w:t>
      </w:r>
      <w:r>
        <w:t>SAI_BRIDGE_PORT_ATTR_PORT_ID;</w:t>
      </w:r>
    </w:p>
    <w:p w14:paraId="2BAABCB7" w14:textId="77777777" w:rsidR="00C136F4" w:rsidRDefault="00C136F4" w:rsidP="00C136F4">
      <w:pPr>
        <w:pStyle w:val="code"/>
      </w:pPr>
      <w:r>
        <w:t>vport_attr_list[1].value=port3;</w:t>
      </w:r>
    </w:p>
    <w:p w14:paraId="50167C11" w14:textId="77777777" w:rsidR="00C136F4" w:rsidRDefault="00C136F4" w:rsidP="00C136F4">
      <w:pPr>
        <w:pStyle w:val="code"/>
      </w:pPr>
      <w:r>
        <w:t xml:space="preserve"> </w:t>
      </w:r>
    </w:p>
    <w:p w14:paraId="09A26BE0" w14:textId="77777777" w:rsidR="00C136F4" w:rsidRDefault="00C136F4" w:rsidP="00C136F4">
      <w:pPr>
        <w:pStyle w:val="code"/>
      </w:pPr>
      <w:r>
        <w:t>vport_attr_list[2].id=</w:t>
      </w:r>
      <w:r w:rsidRPr="00C136F4">
        <w:t xml:space="preserve"> </w:t>
      </w:r>
      <w:r>
        <w:t>SAI_BRIDGE_PORT_ATTR_VLAN_ID;</w:t>
      </w:r>
    </w:p>
    <w:p w14:paraId="37111FBB" w14:textId="77777777" w:rsidR="00C136F4" w:rsidRDefault="00C136F4" w:rsidP="00C136F4">
      <w:pPr>
        <w:pStyle w:val="code"/>
      </w:pPr>
      <w:r>
        <w:t>vport_attr_list[2].value=vlan6;</w:t>
      </w:r>
    </w:p>
    <w:p w14:paraId="26FB1AFB" w14:textId="77777777" w:rsidR="00C136F4" w:rsidRDefault="00C136F4" w:rsidP="00C136F4">
      <w:pPr>
        <w:pStyle w:val="code"/>
      </w:pPr>
    </w:p>
    <w:p w14:paraId="0A46E50E" w14:textId="77777777" w:rsidR="00C136F4" w:rsidRDefault="00C136F4" w:rsidP="00C136F4">
      <w:pPr>
        <w:pStyle w:val="code"/>
      </w:pPr>
      <w:r>
        <w:t>vport_attr_list[3].id=</w:t>
      </w:r>
      <w:r w:rsidRPr="00C136F4">
        <w:t xml:space="preserve"> </w:t>
      </w:r>
      <w:r>
        <w:t>SAI_BRIDGE_PORT_ATTR_BRIDGE_ID;</w:t>
      </w:r>
    </w:p>
    <w:p w14:paraId="5CCE03B4" w14:textId="77777777" w:rsidR="00C136F4" w:rsidRDefault="00C136F4" w:rsidP="00C136F4">
      <w:pPr>
        <w:pStyle w:val="code"/>
      </w:pPr>
      <w:r>
        <w:t>vport_attr_list[3].value=bridge1;</w:t>
      </w:r>
    </w:p>
    <w:p w14:paraId="66710461" w14:textId="77777777" w:rsidR="00C136F4" w:rsidRDefault="00C136F4" w:rsidP="00C136F4">
      <w:pPr>
        <w:pStyle w:val="code"/>
      </w:pPr>
    </w:p>
    <w:p w14:paraId="18C1DDF9" w14:textId="77777777" w:rsidR="00C136F4" w:rsidRDefault="00C136F4" w:rsidP="00091EAD">
      <w:pPr>
        <w:pStyle w:val="code"/>
      </w:pPr>
      <w:r w:rsidRPr="0007558E">
        <w:t>sai_create_</w:t>
      </w:r>
      <w:r w:rsidR="00091EAD">
        <w:t>bridge_port</w:t>
      </w:r>
      <w:r>
        <w:t>_fn(&amp;vport3.6,4,</w:t>
      </w:r>
      <w:r w:rsidRPr="002343AB">
        <w:t xml:space="preserve"> </w:t>
      </w:r>
      <w:r>
        <w:t>vport_attr_list);</w:t>
      </w:r>
    </w:p>
    <w:p w14:paraId="606D600A" w14:textId="77777777" w:rsidR="00C136F4" w:rsidRDefault="00C136F4" w:rsidP="00C136F4">
      <w:pPr>
        <w:pStyle w:val="code"/>
      </w:pPr>
      <w:r>
        <w:t>//create rif  …</w:t>
      </w:r>
    </w:p>
    <w:p w14:paraId="5F0A3D84" w14:textId="77777777" w:rsidR="00C136F4" w:rsidRDefault="00C136F4" w:rsidP="00C136F4">
      <w:pPr>
        <w:pStyle w:val="code"/>
      </w:pPr>
      <w:r>
        <w:t>sai_object_id bridge1_rif,</w:t>
      </w:r>
      <w:r w:rsidRPr="00C136F4">
        <w:t xml:space="preserve"> </w:t>
      </w:r>
      <w:r>
        <w:t>bridge2_rif;</w:t>
      </w:r>
    </w:p>
    <w:p w14:paraId="26E6E1A6" w14:textId="77777777" w:rsidR="00C136F4" w:rsidRDefault="00C136F4" w:rsidP="00C136F4">
      <w:pPr>
        <w:pStyle w:val="code"/>
      </w:pPr>
    </w:p>
    <w:p w14:paraId="026B57FA" w14:textId="77777777" w:rsidR="00C136F4" w:rsidRDefault="00C136F4" w:rsidP="00C136F4">
      <w:pPr>
        <w:pStyle w:val="code"/>
      </w:pPr>
      <w:r>
        <w:t>sai_attribute_t  rif_attr_list[2];</w:t>
      </w:r>
    </w:p>
    <w:p w14:paraId="6B1ACDE9" w14:textId="77777777" w:rsidR="00C136F4" w:rsidRDefault="00C136F4" w:rsidP="00C136F4">
      <w:pPr>
        <w:pStyle w:val="code"/>
      </w:pPr>
      <w:r>
        <w:t>rif_attr_list[0].id=</w:t>
      </w:r>
      <w:r w:rsidRPr="00C136F4">
        <w:t xml:space="preserve"> </w:t>
      </w:r>
      <w:r>
        <w:t>SAI_ROUTER_INTERFACE_ATTR_TYPE;</w:t>
      </w:r>
    </w:p>
    <w:p w14:paraId="7E5A5768" w14:textId="77777777" w:rsidR="00C136F4" w:rsidRDefault="00C136F4" w:rsidP="00C136F4">
      <w:pPr>
        <w:pStyle w:val="code"/>
      </w:pPr>
      <w:r>
        <w:t>rif_attr_list[0].value=</w:t>
      </w:r>
      <w:r w:rsidRPr="003342F3">
        <w:rPr>
          <w:b/>
          <w:bCs/>
        </w:rPr>
        <w:t>SAI_ROUTER_INTERFACE_TYPE_BRIDGE</w:t>
      </w:r>
      <w:r>
        <w:t>;</w:t>
      </w:r>
    </w:p>
    <w:p w14:paraId="6AD839F9" w14:textId="77777777" w:rsidR="00C136F4" w:rsidRDefault="00C136F4" w:rsidP="00C136F4">
      <w:pPr>
        <w:pStyle w:val="code"/>
      </w:pPr>
    </w:p>
    <w:p w14:paraId="0434F5C7" w14:textId="77777777" w:rsidR="00C136F4" w:rsidRDefault="00C136F4" w:rsidP="00C136F4">
      <w:pPr>
        <w:pStyle w:val="code"/>
      </w:pPr>
      <w:r>
        <w:t>rif_attr_list[1].id=</w:t>
      </w:r>
      <w:r w:rsidRPr="00C136F4">
        <w:t xml:space="preserve"> </w:t>
      </w:r>
      <w:r>
        <w:t>SAI_ROUTER_INTERFACE_ATTR_VIRTUAL_ROUTER_ID;</w:t>
      </w:r>
    </w:p>
    <w:p w14:paraId="7EC5918E" w14:textId="77777777" w:rsidR="00C136F4" w:rsidRDefault="00C136F4" w:rsidP="00C136F4">
      <w:pPr>
        <w:pStyle w:val="code"/>
      </w:pPr>
      <w:r>
        <w:t>rif_attr_list[1].value=</w:t>
      </w:r>
      <w:r>
        <w:rPr>
          <w:b/>
          <w:bCs/>
        </w:rPr>
        <w:t>VRF_default</w:t>
      </w:r>
      <w:r>
        <w:t>;</w:t>
      </w:r>
    </w:p>
    <w:p w14:paraId="7C6DF29D" w14:textId="77777777" w:rsidR="00C136F4" w:rsidRDefault="00C136F4" w:rsidP="002343AB">
      <w:pPr>
        <w:pStyle w:val="code"/>
      </w:pPr>
    </w:p>
    <w:p w14:paraId="21015EF5" w14:textId="77777777" w:rsidR="00C136F4" w:rsidRDefault="00C136F4" w:rsidP="00C136F4">
      <w:pPr>
        <w:pStyle w:val="code"/>
      </w:pPr>
      <w:r w:rsidRPr="0007558E">
        <w:t>sai_create_</w:t>
      </w:r>
      <w:r>
        <w:t>router_if_fn(&amp;bridge1_rif,2,</w:t>
      </w:r>
      <w:r w:rsidRPr="002343AB">
        <w:t xml:space="preserve"> </w:t>
      </w:r>
      <w:r>
        <w:t>rif_attr_list);</w:t>
      </w:r>
    </w:p>
    <w:p w14:paraId="4CA4A276" w14:textId="77777777" w:rsidR="00C136F4" w:rsidRDefault="00C136F4" w:rsidP="00C136F4">
      <w:pPr>
        <w:pStyle w:val="code"/>
      </w:pPr>
    </w:p>
    <w:p w14:paraId="62F97151" w14:textId="77777777" w:rsidR="00C136F4" w:rsidRDefault="00C136F4" w:rsidP="00C136F4">
      <w:pPr>
        <w:pStyle w:val="code"/>
      </w:pPr>
      <w:r>
        <w:t>rif_attr_list[0].id=</w:t>
      </w:r>
      <w:r w:rsidRPr="00C136F4">
        <w:t xml:space="preserve"> </w:t>
      </w:r>
      <w:r>
        <w:t>SAI_ROUTER_INTERFACE_ATTR_TYPE;</w:t>
      </w:r>
    </w:p>
    <w:p w14:paraId="167D1236" w14:textId="77777777" w:rsidR="00C136F4" w:rsidRDefault="00C136F4" w:rsidP="00C136F4">
      <w:pPr>
        <w:pStyle w:val="code"/>
      </w:pPr>
      <w:r>
        <w:t>rif_attr_list[0].value=</w:t>
      </w:r>
      <w:r w:rsidRPr="003342F3">
        <w:rPr>
          <w:b/>
          <w:bCs/>
        </w:rPr>
        <w:t>SAI_ROUTER_INTERFACE_TYPE_BRIDGE</w:t>
      </w:r>
      <w:r>
        <w:t>;</w:t>
      </w:r>
    </w:p>
    <w:p w14:paraId="573056AA" w14:textId="77777777" w:rsidR="00C136F4" w:rsidRDefault="00C136F4" w:rsidP="00C136F4">
      <w:pPr>
        <w:pStyle w:val="code"/>
      </w:pPr>
    </w:p>
    <w:p w14:paraId="7479A8AC" w14:textId="77777777" w:rsidR="00C136F4" w:rsidRDefault="00C136F4" w:rsidP="00C136F4">
      <w:pPr>
        <w:pStyle w:val="code"/>
      </w:pPr>
      <w:r>
        <w:t>rif_attr_list[1].id=</w:t>
      </w:r>
      <w:r w:rsidRPr="00C136F4">
        <w:t xml:space="preserve"> </w:t>
      </w:r>
      <w:r>
        <w:t>SAI_ROUTER_INTERFACE_ATTR_VIRTUAL_ROUTER_ID;</w:t>
      </w:r>
    </w:p>
    <w:p w14:paraId="7A48C46B" w14:textId="77777777" w:rsidR="00C136F4" w:rsidRDefault="00C136F4" w:rsidP="00C136F4">
      <w:pPr>
        <w:pStyle w:val="code"/>
      </w:pPr>
      <w:r>
        <w:t>rif_attr_list[1].value=</w:t>
      </w:r>
      <w:r>
        <w:rPr>
          <w:b/>
          <w:bCs/>
        </w:rPr>
        <w:t>VRF_default</w:t>
      </w:r>
      <w:r>
        <w:t>;</w:t>
      </w:r>
    </w:p>
    <w:p w14:paraId="54A4397A" w14:textId="77777777" w:rsidR="00C136F4" w:rsidRDefault="00C136F4" w:rsidP="00C136F4">
      <w:pPr>
        <w:pStyle w:val="code"/>
      </w:pPr>
    </w:p>
    <w:p w14:paraId="3B3DD9DB" w14:textId="77777777" w:rsidR="00C136F4" w:rsidRDefault="00C136F4" w:rsidP="00C136F4">
      <w:pPr>
        <w:pStyle w:val="code"/>
      </w:pPr>
      <w:r w:rsidRPr="0007558E">
        <w:t>sai_create_</w:t>
      </w:r>
      <w:r>
        <w:t>router_if_fn(&amp;bridge2_rif,2,</w:t>
      </w:r>
      <w:r w:rsidRPr="002343AB">
        <w:t xml:space="preserve"> </w:t>
      </w:r>
      <w:r>
        <w:t>rif_attr_list);</w:t>
      </w:r>
    </w:p>
    <w:p w14:paraId="4EDB8CE9" w14:textId="77777777" w:rsidR="00C136F4" w:rsidRDefault="00C136F4" w:rsidP="00C136F4">
      <w:pPr>
        <w:pStyle w:val="code"/>
      </w:pPr>
    </w:p>
    <w:p w14:paraId="57B9A521" w14:textId="77777777" w:rsidR="00C136F4" w:rsidRDefault="00C136F4" w:rsidP="002343AB">
      <w:pPr>
        <w:pStyle w:val="code"/>
      </w:pPr>
    </w:p>
    <w:p w14:paraId="0800BEB4" w14:textId="77777777" w:rsidR="00325B77" w:rsidRDefault="00C136F4" w:rsidP="002343AB">
      <w:pPr>
        <w:pStyle w:val="code"/>
      </w:pPr>
      <w:r>
        <w:t>//create bridge router port &amp; add interface to bridge (connect the RIF to the bridge)</w:t>
      </w:r>
    </w:p>
    <w:p w14:paraId="1FA0BF75" w14:textId="77777777" w:rsidR="00325B77" w:rsidRDefault="00325B77" w:rsidP="002343AB">
      <w:pPr>
        <w:pStyle w:val="code"/>
      </w:pPr>
    </w:p>
    <w:p w14:paraId="74DDAA97" w14:textId="77777777" w:rsidR="00C136F4" w:rsidRDefault="00C136F4" w:rsidP="00C136F4">
      <w:pPr>
        <w:pStyle w:val="code"/>
      </w:pPr>
      <w:r>
        <w:t>sai_object_id bridge1_rport,bridge2_rport;</w:t>
      </w:r>
    </w:p>
    <w:p w14:paraId="76E660CF" w14:textId="77777777" w:rsidR="00C136F4" w:rsidRDefault="00C136F4" w:rsidP="00C136F4">
      <w:pPr>
        <w:pStyle w:val="code"/>
      </w:pPr>
    </w:p>
    <w:p w14:paraId="7F1CCC12" w14:textId="77777777" w:rsidR="00C136F4" w:rsidRDefault="00C136F4" w:rsidP="00C136F4">
      <w:pPr>
        <w:pStyle w:val="code"/>
      </w:pPr>
      <w:r>
        <w:t>vport_attr_list[0].id=</w:t>
      </w:r>
      <w:r w:rsidRPr="00C136F4">
        <w:t xml:space="preserve"> </w:t>
      </w:r>
      <w:r w:rsidR="00906612">
        <w:t>SAI_BRIDGE</w:t>
      </w:r>
      <w:r>
        <w:t>_PORT_ATTR_TYPE;</w:t>
      </w:r>
    </w:p>
    <w:p w14:paraId="0ECDDDE1" w14:textId="77777777" w:rsidR="00C136F4" w:rsidRDefault="00C136F4" w:rsidP="00C136F4">
      <w:pPr>
        <w:pStyle w:val="code"/>
      </w:pPr>
      <w:r>
        <w:t>vport_attr_list[0].value=</w:t>
      </w:r>
      <w:r w:rsidRPr="002343AB">
        <w:t>SAI_BRIDGE_PORT_TYPE_1D_ROUTER</w:t>
      </w:r>
      <w:r>
        <w:t>;</w:t>
      </w:r>
    </w:p>
    <w:p w14:paraId="0AC5C6A6" w14:textId="77777777" w:rsidR="00C136F4" w:rsidRDefault="00C136F4" w:rsidP="00C136F4">
      <w:pPr>
        <w:pStyle w:val="code"/>
      </w:pPr>
    </w:p>
    <w:p w14:paraId="606293D6" w14:textId="77777777" w:rsidR="00C136F4" w:rsidRDefault="00C136F4" w:rsidP="00C136F4">
      <w:pPr>
        <w:pStyle w:val="code"/>
      </w:pPr>
      <w:r>
        <w:t>vport_attr_list[1].id=</w:t>
      </w:r>
      <w:r w:rsidRPr="00C136F4">
        <w:t xml:space="preserve"> </w:t>
      </w:r>
      <w:r>
        <w:t>SAI_BRIDGE_PORT_ATTR_RIF_ID;</w:t>
      </w:r>
    </w:p>
    <w:p w14:paraId="40CE6829" w14:textId="77777777" w:rsidR="00C136F4" w:rsidRDefault="00C136F4" w:rsidP="00C136F4">
      <w:pPr>
        <w:pStyle w:val="code"/>
      </w:pPr>
      <w:r>
        <w:t>vport_attr_list[1].value=bridge1_rif;</w:t>
      </w:r>
    </w:p>
    <w:p w14:paraId="497ECA8E" w14:textId="77777777" w:rsidR="00C136F4" w:rsidRDefault="00C136F4" w:rsidP="00C136F4">
      <w:pPr>
        <w:pStyle w:val="code"/>
      </w:pPr>
      <w:r>
        <w:t xml:space="preserve"> </w:t>
      </w:r>
    </w:p>
    <w:p w14:paraId="202D8560" w14:textId="77777777" w:rsidR="00C136F4" w:rsidRDefault="00C136F4" w:rsidP="00C136F4">
      <w:pPr>
        <w:pStyle w:val="code"/>
      </w:pPr>
      <w:r>
        <w:t>vport_attr_list[2].id=</w:t>
      </w:r>
      <w:r w:rsidRPr="00C136F4">
        <w:t xml:space="preserve"> </w:t>
      </w:r>
      <w:r>
        <w:t>SAI_BRIDGE_PORT_ATTR_BRIDGE_ID;</w:t>
      </w:r>
    </w:p>
    <w:p w14:paraId="0D627AE9" w14:textId="77777777" w:rsidR="00C136F4" w:rsidRDefault="00C136F4" w:rsidP="00C136F4">
      <w:pPr>
        <w:pStyle w:val="code"/>
      </w:pPr>
      <w:r>
        <w:t>vport_attr_list[2].value=bridge1;</w:t>
      </w:r>
    </w:p>
    <w:p w14:paraId="1611F79E" w14:textId="77777777" w:rsidR="00C136F4" w:rsidRDefault="00C136F4" w:rsidP="00C136F4">
      <w:pPr>
        <w:pStyle w:val="code"/>
      </w:pPr>
    </w:p>
    <w:p w14:paraId="4A551A00" w14:textId="77777777" w:rsidR="00C136F4" w:rsidRDefault="00C136F4" w:rsidP="00B5548A">
      <w:pPr>
        <w:pStyle w:val="code"/>
      </w:pPr>
      <w:r w:rsidRPr="0007558E">
        <w:t>sai_create_</w:t>
      </w:r>
      <w:r w:rsidR="00B5548A">
        <w:t>bridge_port</w:t>
      </w:r>
      <w:r>
        <w:t>_fn(&amp;bridge1_rport,3,</w:t>
      </w:r>
      <w:r w:rsidRPr="002343AB">
        <w:t xml:space="preserve"> </w:t>
      </w:r>
      <w:r>
        <w:t>vport_attr_list);</w:t>
      </w:r>
    </w:p>
    <w:p w14:paraId="3DD35548" w14:textId="77777777" w:rsidR="00C136F4" w:rsidRDefault="00C136F4" w:rsidP="00C136F4">
      <w:pPr>
        <w:pStyle w:val="code"/>
      </w:pPr>
    </w:p>
    <w:p w14:paraId="6F7B787B" w14:textId="77777777" w:rsidR="00C136F4" w:rsidRDefault="00C136F4" w:rsidP="00906612">
      <w:pPr>
        <w:pStyle w:val="code"/>
      </w:pPr>
      <w:r>
        <w:t>vport_attr_list[0].id=</w:t>
      </w:r>
      <w:r w:rsidRPr="00C136F4">
        <w:t xml:space="preserve"> </w:t>
      </w:r>
      <w:r>
        <w:t>SAI_BRID</w:t>
      </w:r>
      <w:r w:rsidR="00906612">
        <w:t>GE</w:t>
      </w:r>
      <w:r>
        <w:t>_PORT_ATTR_TYPE;</w:t>
      </w:r>
    </w:p>
    <w:p w14:paraId="6EC9F1E7" w14:textId="77777777" w:rsidR="00C136F4" w:rsidRDefault="00C136F4" w:rsidP="00C136F4">
      <w:pPr>
        <w:pStyle w:val="code"/>
      </w:pPr>
      <w:r>
        <w:t>vport_attr_list[0].value=</w:t>
      </w:r>
      <w:r w:rsidRPr="002343AB">
        <w:t>SAI_BRIDGE_PORT_TYPE_1D_ROUTER</w:t>
      </w:r>
      <w:r>
        <w:t>;</w:t>
      </w:r>
    </w:p>
    <w:p w14:paraId="5452286C" w14:textId="77777777" w:rsidR="00C136F4" w:rsidRDefault="00C136F4" w:rsidP="00C136F4">
      <w:pPr>
        <w:pStyle w:val="code"/>
      </w:pPr>
    </w:p>
    <w:p w14:paraId="6EE59AA9" w14:textId="77777777" w:rsidR="00C136F4" w:rsidRDefault="00C136F4" w:rsidP="00C136F4">
      <w:pPr>
        <w:pStyle w:val="code"/>
      </w:pPr>
      <w:r>
        <w:t>vport_attr_list[1].id=</w:t>
      </w:r>
      <w:r w:rsidRPr="00C136F4">
        <w:t xml:space="preserve"> </w:t>
      </w:r>
      <w:r>
        <w:t>SAI_BRIDGE_PORT_ATTR_RIF_ID;</w:t>
      </w:r>
    </w:p>
    <w:p w14:paraId="796B4704" w14:textId="77777777" w:rsidR="00C136F4" w:rsidRDefault="00C136F4" w:rsidP="00C136F4">
      <w:pPr>
        <w:pStyle w:val="code"/>
      </w:pPr>
      <w:r>
        <w:t>vport_attr_list[1].value=bridge2_rif;</w:t>
      </w:r>
    </w:p>
    <w:p w14:paraId="23906DF3" w14:textId="77777777" w:rsidR="00C136F4" w:rsidRDefault="00C136F4" w:rsidP="00C136F4">
      <w:pPr>
        <w:pStyle w:val="code"/>
      </w:pPr>
      <w:r>
        <w:t xml:space="preserve"> </w:t>
      </w:r>
    </w:p>
    <w:p w14:paraId="76D6C2BD" w14:textId="77777777" w:rsidR="00C136F4" w:rsidRDefault="00C136F4" w:rsidP="00C136F4">
      <w:pPr>
        <w:pStyle w:val="code"/>
      </w:pPr>
      <w:r>
        <w:t>vport_attr_list[2].id=</w:t>
      </w:r>
      <w:r w:rsidRPr="00C136F4">
        <w:t xml:space="preserve"> </w:t>
      </w:r>
      <w:r>
        <w:t>SAI_BRIDGE_PORT_ATTR_BRIDGE_ID;</w:t>
      </w:r>
    </w:p>
    <w:p w14:paraId="27F9C718" w14:textId="77777777" w:rsidR="00C136F4" w:rsidRDefault="00C136F4" w:rsidP="00C136F4">
      <w:pPr>
        <w:pStyle w:val="code"/>
      </w:pPr>
      <w:r>
        <w:t>vport_attr_list[2].value=bridge1;</w:t>
      </w:r>
    </w:p>
    <w:p w14:paraId="3457B611" w14:textId="77777777" w:rsidR="00C136F4" w:rsidRDefault="00C136F4" w:rsidP="00C136F4">
      <w:pPr>
        <w:pStyle w:val="code"/>
      </w:pPr>
    </w:p>
    <w:p w14:paraId="23F0758E" w14:textId="77777777" w:rsidR="00C136F4" w:rsidRDefault="00C136F4" w:rsidP="00B5548A">
      <w:pPr>
        <w:pStyle w:val="code"/>
      </w:pPr>
      <w:r w:rsidRPr="0007558E">
        <w:t>sai_create_</w:t>
      </w:r>
      <w:r w:rsidR="00B5548A">
        <w:t>bridge_port</w:t>
      </w:r>
      <w:r>
        <w:t>_fn(&amp;bridge2_rport,3,</w:t>
      </w:r>
      <w:r w:rsidRPr="002343AB">
        <w:t xml:space="preserve"> </w:t>
      </w:r>
      <w:r>
        <w:t>vport_attr_list);</w:t>
      </w:r>
    </w:p>
    <w:p w14:paraId="5ADA9815" w14:textId="77777777" w:rsidR="00C136F4" w:rsidRDefault="00C136F4" w:rsidP="00C136F4">
      <w:pPr>
        <w:pStyle w:val="code"/>
      </w:pPr>
    </w:p>
    <w:p w14:paraId="0F09531F" w14:textId="77777777" w:rsidR="002343AB" w:rsidRDefault="002343AB" w:rsidP="002343AB">
      <w:pPr>
        <w:pStyle w:val="code"/>
      </w:pPr>
    </w:p>
    <w:p w14:paraId="73C6788B" w14:textId="77777777" w:rsidR="002343AB" w:rsidRDefault="002343AB" w:rsidP="002343AB">
      <w:pPr>
        <w:pStyle w:val="code"/>
      </w:pPr>
      <w:r w:rsidRPr="0007558E">
        <w:t xml:space="preserve">        </w:t>
      </w:r>
    </w:p>
    <w:p w14:paraId="200B53C0" w14:textId="77777777" w:rsidR="002343AB" w:rsidRDefault="002343AB" w:rsidP="0081520E">
      <w:pPr>
        <w:pStyle w:val="code"/>
      </w:pPr>
    </w:p>
    <w:p w14:paraId="6D98ABE9" w14:textId="77777777" w:rsidR="000205C9" w:rsidRDefault="000205C9" w:rsidP="000205C9">
      <w:pPr>
        <w:pStyle w:val="Heading2"/>
      </w:pPr>
      <w:bookmarkStart w:id="60" w:name="_Toc468125412"/>
      <w:r>
        <w:lastRenderedPageBreak/>
        <w:t>1.Q bridge with router example</w:t>
      </w:r>
      <w:bookmarkEnd w:id="60"/>
      <w:r>
        <w:t xml:space="preserve"> </w:t>
      </w:r>
    </w:p>
    <w:p w14:paraId="15080E92" w14:textId="77777777" w:rsidR="000205C9" w:rsidRPr="005775FD" w:rsidRDefault="000205C9" w:rsidP="000205C9"/>
    <w:p w14:paraId="7123B381" w14:textId="77777777" w:rsidR="000205C9" w:rsidRDefault="000205C9" w:rsidP="000205C9">
      <w:pPr>
        <w:jc w:val="center"/>
      </w:pPr>
    </w:p>
    <w:p w14:paraId="01AA4C1C" w14:textId="77777777" w:rsidR="000205C9" w:rsidRDefault="000205C9" w:rsidP="000205C9"/>
    <w:p w14:paraId="7D36858A" w14:textId="77777777" w:rsidR="000205C9" w:rsidRDefault="000205C9" w:rsidP="000205C9">
      <w:r>
        <w:t xml:space="preserve">//configure port 3,4,5,6 to sub port mode  </w:t>
      </w:r>
    </w:p>
    <w:p w14:paraId="2FAE0841" w14:textId="77777777" w:rsidR="000205C9" w:rsidRDefault="000205C9" w:rsidP="000205C9">
      <w:pPr>
        <w:pStyle w:val="code"/>
      </w:pPr>
      <w:r>
        <w:t>sai_attribute_t port_attr;</w:t>
      </w:r>
    </w:p>
    <w:p w14:paraId="427F7410" w14:textId="77777777" w:rsidR="000205C9" w:rsidRDefault="000205C9" w:rsidP="000205C9">
      <w:pPr>
        <w:pStyle w:val="code"/>
      </w:pPr>
      <w:r>
        <w:t>port_attr.id=</w:t>
      </w:r>
      <w:r w:rsidRPr="001B350F">
        <w:rPr>
          <w:b/>
          <w:bCs/>
        </w:rPr>
        <w:t>SAI_PORT_BIND_MODE</w:t>
      </w:r>
      <w:r>
        <w:t>;</w:t>
      </w:r>
    </w:p>
    <w:p w14:paraId="2E946A79" w14:textId="77777777" w:rsidR="000205C9" w:rsidRDefault="000205C9" w:rsidP="000205C9">
      <w:pPr>
        <w:pStyle w:val="code"/>
      </w:pPr>
      <w:r>
        <w:t>port_attr.value=</w:t>
      </w:r>
      <w:r w:rsidRPr="00D409A5">
        <w:rPr>
          <w:b/>
          <w:bCs/>
        </w:rPr>
        <w:t xml:space="preserve"> </w:t>
      </w:r>
      <w:r w:rsidRPr="001B350F">
        <w:rPr>
          <w:b/>
          <w:bCs/>
        </w:rPr>
        <w:t>SAI_</w:t>
      </w:r>
      <w:r>
        <w:rPr>
          <w:b/>
          <w:bCs/>
        </w:rPr>
        <w:t>PORT_BIND_MODE</w:t>
      </w:r>
      <w:r w:rsidRPr="001B350F">
        <w:rPr>
          <w:b/>
          <w:bCs/>
        </w:rPr>
        <w:t>_PORT</w:t>
      </w:r>
      <w:r>
        <w:t>;</w:t>
      </w:r>
    </w:p>
    <w:p w14:paraId="0EC56393" w14:textId="77777777" w:rsidR="000205C9" w:rsidRDefault="000205C9" w:rsidP="000205C9">
      <w:pPr>
        <w:pStyle w:val="code"/>
      </w:pPr>
      <w:r w:rsidRPr="0081520E">
        <w:t>sai_set_port_attribute_fn</w:t>
      </w:r>
      <w:r>
        <w:t>(port_3,port_attr);</w:t>
      </w:r>
    </w:p>
    <w:p w14:paraId="4589BA0C" w14:textId="77777777" w:rsidR="000205C9" w:rsidRDefault="000205C9" w:rsidP="000205C9">
      <w:pPr>
        <w:pStyle w:val="code"/>
      </w:pPr>
      <w:r w:rsidRPr="0081520E">
        <w:t>sai_set_port_attribute_fn</w:t>
      </w:r>
      <w:r>
        <w:t>(port_4,port_attr);</w:t>
      </w:r>
    </w:p>
    <w:p w14:paraId="4FB32850" w14:textId="77777777" w:rsidR="000205C9" w:rsidRDefault="000205C9" w:rsidP="000205C9">
      <w:pPr>
        <w:pStyle w:val="code"/>
      </w:pPr>
    </w:p>
    <w:p w14:paraId="271E699E" w14:textId="77777777" w:rsidR="000205C9" w:rsidRDefault="000205C9" w:rsidP="000205C9">
      <w:pPr>
        <w:pStyle w:val="code"/>
      </w:pPr>
      <w:r>
        <w:t xml:space="preserve">//create bridges </w:t>
      </w:r>
    </w:p>
    <w:p w14:paraId="54C6A318" w14:textId="77777777" w:rsidR="000205C9" w:rsidRDefault="000205C9" w:rsidP="000205C9">
      <w:pPr>
        <w:pStyle w:val="code"/>
      </w:pPr>
      <w:r>
        <w:t>sai_object_id bridge1</w:t>
      </w:r>
    </w:p>
    <w:p w14:paraId="636BC19C" w14:textId="77777777" w:rsidR="000205C9" w:rsidRDefault="000205C9" w:rsidP="000205C9">
      <w:pPr>
        <w:pStyle w:val="code"/>
      </w:pPr>
    </w:p>
    <w:p w14:paraId="37EF5B1C" w14:textId="77777777" w:rsidR="000205C9" w:rsidRDefault="000205C9" w:rsidP="000205C9">
      <w:pPr>
        <w:pStyle w:val="code"/>
      </w:pPr>
      <w:r>
        <w:t>sai_attribute_t  bridge_attr_list[1];</w:t>
      </w:r>
    </w:p>
    <w:p w14:paraId="7487080D" w14:textId="77777777" w:rsidR="000205C9" w:rsidRDefault="000205C9" w:rsidP="000205C9">
      <w:pPr>
        <w:pStyle w:val="code"/>
      </w:pPr>
      <w:r>
        <w:t>bridge_attr_list[0].id=SAI_BRIDGE_ATTR_TYPE;</w:t>
      </w:r>
    </w:p>
    <w:p w14:paraId="7B4CD47A" w14:textId="77777777" w:rsidR="000205C9" w:rsidRDefault="000205C9" w:rsidP="000205C9">
      <w:pPr>
        <w:pStyle w:val="code"/>
      </w:pPr>
      <w:r>
        <w:t>bridge_attr_list[0].value=SAI_BRIDGE</w:t>
      </w:r>
      <w:r w:rsidRPr="002343AB">
        <w:t>_TYPE_</w:t>
      </w:r>
      <w:r>
        <w:t>1Q;</w:t>
      </w:r>
    </w:p>
    <w:p w14:paraId="4D8052F7" w14:textId="77777777" w:rsidR="000205C9" w:rsidRDefault="000205C9" w:rsidP="000205C9">
      <w:pPr>
        <w:pStyle w:val="code"/>
      </w:pPr>
    </w:p>
    <w:p w14:paraId="4EFBB74E" w14:textId="77777777" w:rsidR="000205C9" w:rsidRDefault="000205C9" w:rsidP="000205C9">
      <w:pPr>
        <w:pStyle w:val="code"/>
      </w:pPr>
      <w:r w:rsidRPr="0007558E">
        <w:t>sai_create_</w:t>
      </w:r>
      <w:r>
        <w:t>bridge_fn(&amp;bridge1,1,</w:t>
      </w:r>
      <w:r w:rsidRPr="002343AB">
        <w:t xml:space="preserve"> </w:t>
      </w:r>
      <w:r>
        <w:t>bridge_attr_list);</w:t>
      </w:r>
    </w:p>
    <w:p w14:paraId="29B4028E" w14:textId="77777777" w:rsidR="000205C9" w:rsidRDefault="000205C9" w:rsidP="000205C9">
      <w:pPr>
        <w:pStyle w:val="code"/>
      </w:pPr>
    </w:p>
    <w:p w14:paraId="79D2C58B" w14:textId="77777777" w:rsidR="000205C9" w:rsidRDefault="000205C9" w:rsidP="000205C9">
      <w:pPr>
        <w:pStyle w:val="code"/>
      </w:pPr>
      <w:r>
        <w:t>//create bridge ports and add ports to bridge</w:t>
      </w:r>
    </w:p>
    <w:p w14:paraId="25F15C09" w14:textId="77777777" w:rsidR="000205C9" w:rsidRDefault="000205C9" w:rsidP="000205C9">
      <w:pPr>
        <w:pStyle w:val="code"/>
      </w:pPr>
      <w:r>
        <w:t>sai_object_id bport3,bport4;</w:t>
      </w:r>
    </w:p>
    <w:p w14:paraId="37648688" w14:textId="77777777" w:rsidR="000205C9" w:rsidRDefault="000205C9" w:rsidP="000205C9">
      <w:pPr>
        <w:pStyle w:val="code"/>
      </w:pPr>
    </w:p>
    <w:p w14:paraId="2689F144" w14:textId="77777777" w:rsidR="000205C9" w:rsidRDefault="000205C9" w:rsidP="000205C9">
      <w:pPr>
        <w:pStyle w:val="code"/>
      </w:pPr>
      <w:r>
        <w:t xml:space="preserve"> sai_attribute_t  bport_attr_list[3];</w:t>
      </w:r>
    </w:p>
    <w:p w14:paraId="14F979B9" w14:textId="77777777" w:rsidR="000205C9" w:rsidRDefault="000205C9" w:rsidP="000205C9">
      <w:pPr>
        <w:pStyle w:val="code"/>
      </w:pPr>
      <w:r>
        <w:t>vport_attr_list[0].id=</w:t>
      </w:r>
      <w:r w:rsidRPr="00C136F4">
        <w:t xml:space="preserve"> </w:t>
      </w:r>
      <w:r>
        <w:t>SAI_BRIDEG_PORT_ATTR_TYPE;</w:t>
      </w:r>
    </w:p>
    <w:p w14:paraId="41BF74A4" w14:textId="77777777" w:rsidR="000205C9" w:rsidRDefault="000205C9" w:rsidP="000205C9">
      <w:pPr>
        <w:pStyle w:val="code"/>
      </w:pPr>
      <w:r>
        <w:t>vport_attr_list[0].value=SAI_BRIDGE_PORT_TYPE_PORT;</w:t>
      </w:r>
    </w:p>
    <w:p w14:paraId="68EA8786" w14:textId="77777777" w:rsidR="000205C9" w:rsidRDefault="000205C9" w:rsidP="000205C9">
      <w:pPr>
        <w:pStyle w:val="code"/>
      </w:pPr>
    </w:p>
    <w:p w14:paraId="085E189E" w14:textId="77777777" w:rsidR="000205C9" w:rsidRDefault="000205C9" w:rsidP="000205C9">
      <w:pPr>
        <w:pStyle w:val="code"/>
      </w:pPr>
      <w:r>
        <w:t>vport_attr_list[1].id=</w:t>
      </w:r>
      <w:r w:rsidRPr="00C136F4">
        <w:t xml:space="preserve"> </w:t>
      </w:r>
      <w:r>
        <w:t>SAI_BRIDGE_PORT_ATTR_PORT_ID;</w:t>
      </w:r>
    </w:p>
    <w:p w14:paraId="1CE31F52" w14:textId="77777777" w:rsidR="000205C9" w:rsidRDefault="000205C9" w:rsidP="000205C9">
      <w:pPr>
        <w:pStyle w:val="code"/>
      </w:pPr>
      <w:r>
        <w:t>vport_attr_list[1].value=port3;</w:t>
      </w:r>
    </w:p>
    <w:p w14:paraId="50354FED" w14:textId="77777777" w:rsidR="000205C9" w:rsidRDefault="000205C9" w:rsidP="000205C9">
      <w:pPr>
        <w:pStyle w:val="code"/>
      </w:pPr>
      <w:r>
        <w:t xml:space="preserve"> </w:t>
      </w:r>
    </w:p>
    <w:p w14:paraId="28480759" w14:textId="55523AD6" w:rsidR="000205C9" w:rsidRDefault="000205C9" w:rsidP="00734F97">
      <w:pPr>
        <w:pStyle w:val="code"/>
      </w:pPr>
      <w:r>
        <w:t>vport_attr_list[</w:t>
      </w:r>
      <w:r w:rsidR="00734F97">
        <w:t>2</w:t>
      </w:r>
      <w:r>
        <w:t>].id=</w:t>
      </w:r>
      <w:r w:rsidRPr="00C136F4">
        <w:t xml:space="preserve"> </w:t>
      </w:r>
      <w:r>
        <w:t>SAI_BRIDGE_PORT_ATTR_BRIDGE_ID;</w:t>
      </w:r>
    </w:p>
    <w:p w14:paraId="6E4EA969" w14:textId="1D36B49F" w:rsidR="000205C9" w:rsidRDefault="000205C9" w:rsidP="00734F97">
      <w:pPr>
        <w:pStyle w:val="code"/>
      </w:pPr>
      <w:r>
        <w:t>vport_attr_list[</w:t>
      </w:r>
      <w:r w:rsidR="00734F97">
        <w:t>2</w:t>
      </w:r>
      <w:r>
        <w:t>].value=bridge1;</w:t>
      </w:r>
    </w:p>
    <w:p w14:paraId="5AC6174E" w14:textId="77777777" w:rsidR="000205C9" w:rsidRDefault="000205C9" w:rsidP="000205C9">
      <w:pPr>
        <w:pStyle w:val="code"/>
      </w:pPr>
    </w:p>
    <w:p w14:paraId="7C78F668" w14:textId="77777777" w:rsidR="000205C9" w:rsidRDefault="000205C9" w:rsidP="000205C9">
      <w:pPr>
        <w:pStyle w:val="code"/>
      </w:pPr>
      <w:r w:rsidRPr="0007558E">
        <w:t>sai_create_</w:t>
      </w:r>
      <w:r>
        <w:t>bridge_port_fn(&amp;bport3,3,</w:t>
      </w:r>
      <w:r w:rsidRPr="002343AB">
        <w:t xml:space="preserve"> </w:t>
      </w:r>
      <w:r>
        <w:t>vport_attr_list);</w:t>
      </w:r>
    </w:p>
    <w:p w14:paraId="4791E346" w14:textId="77777777" w:rsidR="000205C9" w:rsidRDefault="000205C9" w:rsidP="000205C9">
      <w:pPr>
        <w:pStyle w:val="code"/>
      </w:pPr>
    </w:p>
    <w:p w14:paraId="42C8D90F" w14:textId="77777777" w:rsidR="000205C9" w:rsidRDefault="000205C9" w:rsidP="000205C9">
      <w:pPr>
        <w:pStyle w:val="code"/>
      </w:pPr>
    </w:p>
    <w:p w14:paraId="2E3BEC1E" w14:textId="77777777" w:rsidR="000205C9" w:rsidRDefault="000205C9" w:rsidP="000205C9">
      <w:pPr>
        <w:pStyle w:val="code"/>
      </w:pPr>
      <w:r>
        <w:t>vport_attr_list[0].id=</w:t>
      </w:r>
      <w:r w:rsidRPr="00C136F4">
        <w:t xml:space="preserve"> </w:t>
      </w:r>
      <w:r>
        <w:t>SAI_BRIDEG_PORT_ATTR_TYPE;</w:t>
      </w:r>
    </w:p>
    <w:p w14:paraId="4BDE024E" w14:textId="77777777" w:rsidR="000205C9" w:rsidRDefault="000205C9" w:rsidP="000205C9">
      <w:pPr>
        <w:pStyle w:val="code"/>
      </w:pPr>
      <w:r>
        <w:t>vport_attr_list[0].value=SAI_BRIDGE_PORT_TYPE_PORT;</w:t>
      </w:r>
    </w:p>
    <w:p w14:paraId="1F0B4826" w14:textId="77777777" w:rsidR="000205C9" w:rsidRDefault="000205C9" w:rsidP="000205C9">
      <w:pPr>
        <w:pStyle w:val="code"/>
      </w:pPr>
    </w:p>
    <w:p w14:paraId="0EDB9D2B" w14:textId="77777777" w:rsidR="000205C9" w:rsidRDefault="000205C9" w:rsidP="000205C9">
      <w:pPr>
        <w:pStyle w:val="code"/>
      </w:pPr>
      <w:r>
        <w:t>vport_attr_list[1].id=</w:t>
      </w:r>
      <w:r w:rsidRPr="00C136F4">
        <w:t xml:space="preserve"> </w:t>
      </w:r>
      <w:r>
        <w:t>SAI_BRIDGE_PORT_ATTR_PORT_ID;</w:t>
      </w:r>
    </w:p>
    <w:p w14:paraId="1A29396A" w14:textId="77777777" w:rsidR="000205C9" w:rsidRDefault="000205C9" w:rsidP="000205C9">
      <w:pPr>
        <w:pStyle w:val="code"/>
      </w:pPr>
      <w:r>
        <w:t>vport_attr_list[1].value=port4;</w:t>
      </w:r>
    </w:p>
    <w:p w14:paraId="3A8C533A" w14:textId="77777777" w:rsidR="000205C9" w:rsidRDefault="000205C9" w:rsidP="000205C9">
      <w:pPr>
        <w:pStyle w:val="code"/>
      </w:pPr>
      <w:r>
        <w:t xml:space="preserve"> </w:t>
      </w:r>
    </w:p>
    <w:p w14:paraId="3461A8FE" w14:textId="3262AD9C" w:rsidR="000205C9" w:rsidRDefault="000205C9" w:rsidP="00734F97">
      <w:pPr>
        <w:pStyle w:val="code"/>
      </w:pPr>
      <w:r>
        <w:t>vport_attr_list[</w:t>
      </w:r>
      <w:r w:rsidR="00734F97">
        <w:t>2</w:t>
      </w:r>
      <w:r>
        <w:t>].id=</w:t>
      </w:r>
      <w:r w:rsidRPr="00C136F4">
        <w:t xml:space="preserve"> </w:t>
      </w:r>
      <w:r>
        <w:t>SAI_BRIDGE_PORT_ATTR_BRIDGE_ID;</w:t>
      </w:r>
    </w:p>
    <w:p w14:paraId="219CF8B5" w14:textId="532F84BC" w:rsidR="000205C9" w:rsidRDefault="000205C9" w:rsidP="00734F97">
      <w:pPr>
        <w:pStyle w:val="code"/>
      </w:pPr>
      <w:r>
        <w:t>vport_attr_list[</w:t>
      </w:r>
      <w:r w:rsidR="00734F97">
        <w:t>2</w:t>
      </w:r>
      <w:bookmarkStart w:id="61" w:name="_GoBack"/>
      <w:bookmarkEnd w:id="61"/>
      <w:r>
        <w:t>].value=bridge1;</w:t>
      </w:r>
    </w:p>
    <w:p w14:paraId="1DFE08D4" w14:textId="77777777" w:rsidR="000205C9" w:rsidRDefault="000205C9" w:rsidP="000205C9">
      <w:pPr>
        <w:pStyle w:val="code"/>
      </w:pPr>
    </w:p>
    <w:p w14:paraId="35A57506" w14:textId="77777777" w:rsidR="000205C9" w:rsidRDefault="000205C9" w:rsidP="000205C9">
      <w:pPr>
        <w:pStyle w:val="code"/>
      </w:pPr>
      <w:r w:rsidRPr="0007558E">
        <w:t>sai_create_</w:t>
      </w:r>
      <w:r>
        <w:t>bridge_port_fn(&amp;bport4,3,</w:t>
      </w:r>
      <w:r w:rsidRPr="002343AB">
        <w:t xml:space="preserve"> </w:t>
      </w:r>
      <w:r>
        <w:t>vport_attr_list);</w:t>
      </w:r>
    </w:p>
    <w:p w14:paraId="27873003" w14:textId="77777777" w:rsidR="000205C9" w:rsidRDefault="000205C9" w:rsidP="000205C9">
      <w:pPr>
        <w:pStyle w:val="code"/>
      </w:pPr>
    </w:p>
    <w:p w14:paraId="0849ABD9" w14:textId="4B6CD050" w:rsidR="000205C9" w:rsidRDefault="000205C9" w:rsidP="000205C9">
      <w:pPr>
        <w:pStyle w:val="code"/>
      </w:pPr>
      <w:r>
        <w:t xml:space="preserve">//create </w:t>
      </w:r>
      <w:r w:rsidR="003D1EA5">
        <w:t xml:space="preserve">vlan </w:t>
      </w:r>
      <w:r>
        <w:t>rif</w:t>
      </w:r>
      <w:r w:rsidR="005E2958">
        <w:t>(s)</w:t>
      </w:r>
      <w:r>
        <w:t xml:space="preserve">  …</w:t>
      </w:r>
    </w:p>
    <w:p w14:paraId="0D52659F" w14:textId="77777777" w:rsidR="000205C9" w:rsidRDefault="000205C9" w:rsidP="000205C9">
      <w:pPr>
        <w:pStyle w:val="code"/>
      </w:pPr>
    </w:p>
    <w:p w14:paraId="2D114AAC" w14:textId="77777777" w:rsidR="000205C9" w:rsidRDefault="000205C9" w:rsidP="000205C9">
      <w:pPr>
        <w:pStyle w:val="code"/>
      </w:pPr>
      <w:r>
        <w:t>//create bridge router port &amp; add interface to bridge (connect the RIF to the bridge)</w:t>
      </w:r>
    </w:p>
    <w:p w14:paraId="0B6A6E05" w14:textId="77777777" w:rsidR="000205C9" w:rsidRDefault="000205C9" w:rsidP="000205C9">
      <w:pPr>
        <w:pStyle w:val="code"/>
      </w:pPr>
    </w:p>
    <w:p w14:paraId="0D0B7EE0" w14:textId="77777777" w:rsidR="000205C9" w:rsidRDefault="000205C9" w:rsidP="000205C9">
      <w:pPr>
        <w:pStyle w:val="code"/>
      </w:pPr>
      <w:r>
        <w:t>sai_object_id bridge1_rport;</w:t>
      </w:r>
    </w:p>
    <w:p w14:paraId="0D0F0EAD" w14:textId="77777777" w:rsidR="000205C9" w:rsidRDefault="000205C9" w:rsidP="000205C9">
      <w:pPr>
        <w:pStyle w:val="code"/>
      </w:pPr>
    </w:p>
    <w:p w14:paraId="15B2B846" w14:textId="77777777" w:rsidR="000205C9" w:rsidRDefault="000205C9" w:rsidP="000205C9">
      <w:pPr>
        <w:pStyle w:val="code"/>
      </w:pPr>
      <w:r>
        <w:t>vport_attr_list[0].id=</w:t>
      </w:r>
      <w:r w:rsidRPr="00C136F4">
        <w:t xml:space="preserve"> </w:t>
      </w:r>
      <w:r>
        <w:t>SAI_BRIDGE_PORT_ATTR_TYPE;</w:t>
      </w:r>
    </w:p>
    <w:p w14:paraId="04541C77" w14:textId="77777777" w:rsidR="000205C9" w:rsidRDefault="000205C9" w:rsidP="000205C9">
      <w:pPr>
        <w:pStyle w:val="code"/>
      </w:pPr>
      <w:r>
        <w:t>vport_attr_list[0].value=SAI_BRIDGE_PORT_TYPE_1Q</w:t>
      </w:r>
      <w:r w:rsidRPr="002343AB">
        <w:t>_ROUTER</w:t>
      </w:r>
      <w:r>
        <w:t>;</w:t>
      </w:r>
    </w:p>
    <w:p w14:paraId="29D4BC33" w14:textId="77777777" w:rsidR="000205C9" w:rsidRDefault="000205C9" w:rsidP="000205C9">
      <w:pPr>
        <w:pStyle w:val="code"/>
      </w:pPr>
    </w:p>
    <w:p w14:paraId="6144C87E" w14:textId="77777777" w:rsidR="000205C9" w:rsidRDefault="000205C9" w:rsidP="000205C9">
      <w:pPr>
        <w:pStyle w:val="code"/>
      </w:pPr>
      <w:r>
        <w:t>vport_attr_list[1].id=</w:t>
      </w:r>
      <w:r w:rsidRPr="00C136F4">
        <w:t xml:space="preserve"> </w:t>
      </w:r>
      <w:r>
        <w:t>SAI_BRIDGE_PORT_ATTR_BRIDGE_ID;</w:t>
      </w:r>
    </w:p>
    <w:p w14:paraId="26CC6D0E" w14:textId="77777777" w:rsidR="000205C9" w:rsidRDefault="000205C9" w:rsidP="000205C9">
      <w:pPr>
        <w:pStyle w:val="code"/>
      </w:pPr>
      <w:r>
        <w:t>vport_attr_list[1].value=bridge1;</w:t>
      </w:r>
    </w:p>
    <w:p w14:paraId="0B807F6A" w14:textId="77777777" w:rsidR="000205C9" w:rsidRDefault="000205C9" w:rsidP="000205C9">
      <w:pPr>
        <w:pStyle w:val="code"/>
      </w:pPr>
    </w:p>
    <w:p w14:paraId="5BA4CA5E" w14:textId="77777777" w:rsidR="000205C9" w:rsidRDefault="000205C9" w:rsidP="000205C9">
      <w:pPr>
        <w:pStyle w:val="code"/>
      </w:pPr>
      <w:r w:rsidRPr="0007558E">
        <w:t>sai_create_</w:t>
      </w:r>
      <w:r>
        <w:t>bridge_port_fn(&amp;bridge1_rport,2,</w:t>
      </w:r>
      <w:r w:rsidRPr="002343AB">
        <w:t xml:space="preserve"> </w:t>
      </w:r>
      <w:r>
        <w:t>vport_attr_list);</w:t>
      </w:r>
    </w:p>
    <w:p w14:paraId="5BF44F37" w14:textId="77777777" w:rsidR="000205C9" w:rsidRDefault="000205C9" w:rsidP="000205C9">
      <w:pPr>
        <w:pStyle w:val="code"/>
      </w:pPr>
    </w:p>
    <w:p w14:paraId="468FCD5E" w14:textId="77777777" w:rsidR="002825C8" w:rsidRDefault="002825C8" w:rsidP="00AF31AF"/>
    <w:p w14:paraId="15C66791" w14:textId="339E1B91" w:rsidR="00AF31AF" w:rsidRDefault="003E4434" w:rsidP="00AF31AF">
      <w:pPr>
        <w:rPr>
          <w:rFonts w:ascii="Consolas" w:hAnsi="Consolas" w:cs="Consolas"/>
          <w:color w:val="000000"/>
          <w:sz w:val="19"/>
          <w:szCs w:val="19"/>
        </w:rPr>
      </w:pPr>
      <w:r>
        <w:t xml:space="preserve">The default .1Q router can be read by quering </w:t>
      </w:r>
      <w:r>
        <w:rPr>
          <w:rFonts w:ascii="Consolas" w:hAnsi="Consolas" w:cs="Consolas"/>
          <w:color w:val="000000"/>
          <w:sz w:val="19"/>
          <w:szCs w:val="19"/>
          <w:highlight w:val="white"/>
        </w:rPr>
        <w:t>SAI_SWITCH_ATTR_DEFAULT_1Q_BRIDGE_ID</w:t>
      </w:r>
    </w:p>
    <w:p w14:paraId="539458B9" w14:textId="119370AE" w:rsidR="003E4434" w:rsidRDefault="003E4434" w:rsidP="00AF31AF">
      <w:r>
        <w:lastRenderedPageBreak/>
        <w:t xml:space="preserve">For every port on system init, there is instance of bridge port connecting the port to the default .1Q bridge. The list of this bridge ports can be read by querying </w:t>
      </w:r>
      <w:r>
        <w:rPr>
          <w:rFonts w:ascii="Consolas" w:hAnsi="Consolas" w:cs="Consolas"/>
          <w:color w:val="000000"/>
          <w:sz w:val="19"/>
          <w:szCs w:val="19"/>
          <w:highlight w:val="white"/>
        </w:rPr>
        <w:t>SAI_BRIDGE_ATTR_PORT_LIST</w:t>
      </w:r>
      <w:r>
        <w:rPr>
          <w:rFonts w:ascii="Consolas" w:hAnsi="Consolas" w:cs="Consolas"/>
          <w:color w:val="000000"/>
          <w:sz w:val="19"/>
          <w:szCs w:val="19"/>
        </w:rPr>
        <w:t xml:space="preserve"> of the .1Q bridge instance.</w:t>
      </w:r>
    </w:p>
    <w:p w14:paraId="777FE609" w14:textId="77777777" w:rsidR="00C136F4" w:rsidRDefault="00C136F4" w:rsidP="00C136F4">
      <w:pPr>
        <w:pStyle w:val="Heading2"/>
      </w:pPr>
      <w:bookmarkStart w:id="62" w:name="_Toc468125413"/>
      <w:r>
        <w:t>1.D bridge with VXlan  example</w:t>
      </w:r>
      <w:bookmarkEnd w:id="62"/>
      <w:r>
        <w:t xml:space="preserve"> </w:t>
      </w:r>
    </w:p>
    <w:p w14:paraId="00A8E89A" w14:textId="77777777" w:rsidR="00C136F4" w:rsidRDefault="00C136F4" w:rsidP="00C136F4"/>
    <w:p w14:paraId="6AEFFCD6" w14:textId="77777777" w:rsidR="00C136F4" w:rsidRDefault="00C136F4" w:rsidP="00C136F4">
      <w:r>
        <w:t xml:space="preserve">//configure port 3,4,5,6 to sub port mode  </w:t>
      </w:r>
    </w:p>
    <w:p w14:paraId="13C393FC" w14:textId="77777777" w:rsidR="00C136F4" w:rsidRDefault="00C136F4" w:rsidP="00C136F4">
      <w:pPr>
        <w:pStyle w:val="code"/>
      </w:pPr>
      <w:r>
        <w:t>sai_attribute_t port_attr;</w:t>
      </w:r>
    </w:p>
    <w:p w14:paraId="5110DB53" w14:textId="77777777" w:rsidR="00C136F4" w:rsidRDefault="00C136F4" w:rsidP="00C136F4">
      <w:pPr>
        <w:pStyle w:val="code"/>
      </w:pPr>
      <w:r>
        <w:t>port_attr.id=</w:t>
      </w:r>
      <w:r w:rsidRPr="001B350F">
        <w:rPr>
          <w:b/>
          <w:bCs/>
        </w:rPr>
        <w:t>SAI_PORT_BIND_MODE</w:t>
      </w:r>
      <w:r>
        <w:t>;</w:t>
      </w:r>
    </w:p>
    <w:p w14:paraId="0EBAE283" w14:textId="77777777" w:rsidR="00C136F4" w:rsidRDefault="00C136F4" w:rsidP="009F3260">
      <w:pPr>
        <w:pStyle w:val="code"/>
      </w:pPr>
      <w:r>
        <w:t>port_attr.value=</w:t>
      </w:r>
      <w:r w:rsidRPr="00D409A5">
        <w:rPr>
          <w:b/>
          <w:bCs/>
        </w:rPr>
        <w:t xml:space="preserve"> </w:t>
      </w:r>
      <w:r w:rsidRPr="001B350F">
        <w:rPr>
          <w:b/>
          <w:bCs/>
        </w:rPr>
        <w:t>SAI_</w:t>
      </w:r>
      <w:r w:rsidR="009F3260">
        <w:rPr>
          <w:b/>
          <w:bCs/>
        </w:rPr>
        <w:t>PORT_BIND_MODE_SUB_PORT</w:t>
      </w:r>
      <w:r>
        <w:t>;</w:t>
      </w:r>
    </w:p>
    <w:p w14:paraId="32906986" w14:textId="77777777" w:rsidR="00C136F4" w:rsidRDefault="00C136F4" w:rsidP="00C136F4">
      <w:pPr>
        <w:pStyle w:val="code"/>
      </w:pPr>
      <w:r w:rsidRPr="0081520E">
        <w:t>sai_set_port_attribute_fn</w:t>
      </w:r>
      <w:r>
        <w:t>(port_3,port_attr);</w:t>
      </w:r>
    </w:p>
    <w:p w14:paraId="692CFA6A" w14:textId="77777777" w:rsidR="00C136F4" w:rsidRDefault="00C136F4" w:rsidP="00C136F4">
      <w:pPr>
        <w:pStyle w:val="code"/>
      </w:pPr>
      <w:r w:rsidRPr="0081520E">
        <w:t>sai_set_port_attribute_fn</w:t>
      </w:r>
      <w:r>
        <w:t>(port_4,port_attr);</w:t>
      </w:r>
    </w:p>
    <w:p w14:paraId="7D8FB24F" w14:textId="77777777" w:rsidR="00C136F4" w:rsidRDefault="00C136F4" w:rsidP="00C136F4">
      <w:pPr>
        <w:pStyle w:val="code"/>
      </w:pPr>
    </w:p>
    <w:p w14:paraId="0CB87FEE" w14:textId="77777777" w:rsidR="00C136F4" w:rsidRDefault="00C136F4" w:rsidP="00C136F4">
      <w:pPr>
        <w:pStyle w:val="code"/>
      </w:pPr>
      <w:r>
        <w:t xml:space="preserve">//create bridges </w:t>
      </w:r>
    </w:p>
    <w:p w14:paraId="1D10916C" w14:textId="77777777" w:rsidR="00C136F4" w:rsidRDefault="00C136F4" w:rsidP="00C136F4">
      <w:pPr>
        <w:pStyle w:val="code"/>
      </w:pPr>
      <w:r>
        <w:t>sai_object_id bridge1</w:t>
      </w:r>
    </w:p>
    <w:p w14:paraId="1FA7AC69" w14:textId="77777777" w:rsidR="00C136F4" w:rsidRDefault="00C136F4" w:rsidP="00C136F4">
      <w:pPr>
        <w:pStyle w:val="code"/>
      </w:pPr>
      <w:r>
        <w:t>sai_object_id bridge2</w:t>
      </w:r>
    </w:p>
    <w:p w14:paraId="7E8DF941" w14:textId="77777777" w:rsidR="00C136F4" w:rsidRDefault="00C136F4" w:rsidP="00C136F4">
      <w:pPr>
        <w:pStyle w:val="code"/>
      </w:pPr>
    </w:p>
    <w:p w14:paraId="27A02CE6" w14:textId="77777777" w:rsidR="00C136F4" w:rsidRDefault="00C136F4" w:rsidP="00C136F4">
      <w:pPr>
        <w:pStyle w:val="code"/>
      </w:pPr>
      <w:r>
        <w:t>sai_attribute_t  bridge_attr_list[1];</w:t>
      </w:r>
    </w:p>
    <w:p w14:paraId="46E737D0" w14:textId="77777777" w:rsidR="00C136F4" w:rsidRDefault="00C136F4" w:rsidP="00C136F4">
      <w:pPr>
        <w:pStyle w:val="code"/>
      </w:pPr>
      <w:r>
        <w:t>bridge_attr_list[0].id=SAI_BRIDGE_ATTR_TYPE;</w:t>
      </w:r>
    </w:p>
    <w:p w14:paraId="2F55129C" w14:textId="77777777" w:rsidR="00C136F4" w:rsidRDefault="00C136F4" w:rsidP="00C136F4">
      <w:pPr>
        <w:pStyle w:val="code"/>
      </w:pPr>
      <w:r>
        <w:t>bridge_attr_list[0].value=SAI_BRIDGE</w:t>
      </w:r>
      <w:r w:rsidRPr="002343AB">
        <w:t>_TYPE_</w:t>
      </w:r>
      <w:r>
        <w:t>1D;</w:t>
      </w:r>
    </w:p>
    <w:p w14:paraId="6DB7C1A9" w14:textId="77777777" w:rsidR="00C136F4" w:rsidRDefault="00C136F4" w:rsidP="00C136F4">
      <w:pPr>
        <w:pStyle w:val="code"/>
      </w:pPr>
    </w:p>
    <w:p w14:paraId="3D8D6C2D" w14:textId="77777777" w:rsidR="00C136F4" w:rsidRDefault="00C136F4" w:rsidP="00C136F4">
      <w:pPr>
        <w:pStyle w:val="code"/>
      </w:pPr>
      <w:r w:rsidRPr="0007558E">
        <w:t>sai_create_</w:t>
      </w:r>
      <w:r>
        <w:t>bridge_fn(&amp;bridge1,1,</w:t>
      </w:r>
      <w:r w:rsidRPr="002343AB">
        <w:t xml:space="preserve"> </w:t>
      </w:r>
      <w:r>
        <w:t>bridge_attr_list);</w:t>
      </w:r>
    </w:p>
    <w:p w14:paraId="757BD6E2" w14:textId="77777777" w:rsidR="00C136F4" w:rsidRDefault="00C136F4" w:rsidP="00C136F4">
      <w:pPr>
        <w:pStyle w:val="code"/>
      </w:pPr>
      <w:r w:rsidRPr="0007558E">
        <w:t>sai_create_</w:t>
      </w:r>
      <w:r>
        <w:t>bridge_fn(&amp;bridge2,1,</w:t>
      </w:r>
      <w:r w:rsidRPr="002343AB">
        <w:t xml:space="preserve"> </w:t>
      </w:r>
      <w:r>
        <w:t>bridge_attr_list);</w:t>
      </w:r>
    </w:p>
    <w:p w14:paraId="2AEF8275" w14:textId="77777777" w:rsidR="00C136F4" w:rsidRDefault="00C136F4" w:rsidP="00C136F4">
      <w:pPr>
        <w:pStyle w:val="code"/>
      </w:pPr>
    </w:p>
    <w:p w14:paraId="416C7AC6" w14:textId="77777777" w:rsidR="00C136F4" w:rsidRDefault="00C136F4" w:rsidP="00C136F4">
      <w:pPr>
        <w:pStyle w:val="code"/>
      </w:pPr>
      <w:r>
        <w:t>//create vports and add vport to bridge</w:t>
      </w:r>
    </w:p>
    <w:p w14:paraId="79AEE793" w14:textId="77777777" w:rsidR="00C136F4" w:rsidRDefault="00C136F4" w:rsidP="00C136F4">
      <w:pPr>
        <w:pStyle w:val="code"/>
      </w:pPr>
      <w:r>
        <w:t>sai_object_id vport3.7,vport3.6,vport4.16.vport4.17;</w:t>
      </w:r>
    </w:p>
    <w:p w14:paraId="45F6F6F3" w14:textId="77777777" w:rsidR="00C136F4" w:rsidRDefault="00C136F4" w:rsidP="00C136F4">
      <w:pPr>
        <w:pStyle w:val="code"/>
      </w:pPr>
    </w:p>
    <w:p w14:paraId="2E6CAE8E" w14:textId="77777777" w:rsidR="00C136F4" w:rsidRDefault="00C136F4" w:rsidP="00C136F4">
      <w:pPr>
        <w:pStyle w:val="code"/>
      </w:pPr>
      <w:r>
        <w:t xml:space="preserve"> sai_attribute_t  vport_attr_list[4];</w:t>
      </w:r>
    </w:p>
    <w:p w14:paraId="1A71551B" w14:textId="77777777" w:rsidR="00C136F4" w:rsidRDefault="00C136F4" w:rsidP="00C136F4">
      <w:pPr>
        <w:pStyle w:val="code"/>
      </w:pPr>
      <w:r>
        <w:t>vport_attr_list[0].id=</w:t>
      </w:r>
      <w:r w:rsidRPr="00C136F4">
        <w:t xml:space="preserve"> </w:t>
      </w:r>
      <w:r>
        <w:t>SAI_BRIDEG_PORT_ATTR_TYPE;</w:t>
      </w:r>
    </w:p>
    <w:p w14:paraId="08DAA648" w14:textId="77777777" w:rsidR="00C136F4" w:rsidRDefault="00C136F4" w:rsidP="00C136F4">
      <w:pPr>
        <w:pStyle w:val="code"/>
      </w:pPr>
      <w:r>
        <w:t>vport_attr_list[0].value=SAI_BRIDGE_PORT_TYPE_SUB_PORT;</w:t>
      </w:r>
    </w:p>
    <w:p w14:paraId="4729D7D8" w14:textId="77777777" w:rsidR="00C136F4" w:rsidRDefault="00C136F4" w:rsidP="00C136F4">
      <w:pPr>
        <w:pStyle w:val="code"/>
      </w:pPr>
    </w:p>
    <w:p w14:paraId="2B4A6272" w14:textId="77777777" w:rsidR="00C136F4" w:rsidRDefault="00C136F4" w:rsidP="00C136F4">
      <w:pPr>
        <w:pStyle w:val="code"/>
      </w:pPr>
      <w:r>
        <w:t>vport_attr_list[1].id=</w:t>
      </w:r>
      <w:r w:rsidRPr="00C136F4">
        <w:t xml:space="preserve"> </w:t>
      </w:r>
      <w:r>
        <w:t>SAI_BRIDGE_PORT_ATTR_PORT_ID;</w:t>
      </w:r>
    </w:p>
    <w:p w14:paraId="5FAF753F" w14:textId="77777777" w:rsidR="00C136F4" w:rsidRDefault="00C136F4" w:rsidP="00C136F4">
      <w:pPr>
        <w:pStyle w:val="code"/>
      </w:pPr>
      <w:r>
        <w:t>vport_attr_list[1].value=port3;</w:t>
      </w:r>
    </w:p>
    <w:p w14:paraId="6931D6D0" w14:textId="77777777" w:rsidR="00C136F4" w:rsidRDefault="00C136F4" w:rsidP="00C136F4">
      <w:pPr>
        <w:pStyle w:val="code"/>
      </w:pPr>
      <w:r>
        <w:t xml:space="preserve"> </w:t>
      </w:r>
    </w:p>
    <w:p w14:paraId="380ADD1A" w14:textId="77777777" w:rsidR="00C136F4" w:rsidRDefault="00C136F4" w:rsidP="00C136F4">
      <w:pPr>
        <w:pStyle w:val="code"/>
      </w:pPr>
      <w:r>
        <w:t>vport_attr_list[2].id=</w:t>
      </w:r>
      <w:r w:rsidRPr="00C136F4">
        <w:t xml:space="preserve"> </w:t>
      </w:r>
      <w:r>
        <w:t>SAI_BRIDGE_PORT_ATTR_VLAN_ID;</w:t>
      </w:r>
    </w:p>
    <w:p w14:paraId="13D10BBC" w14:textId="77777777" w:rsidR="00C136F4" w:rsidRDefault="00C136F4" w:rsidP="00C136F4">
      <w:pPr>
        <w:pStyle w:val="code"/>
      </w:pPr>
      <w:r>
        <w:t>vport_attr_list[2].value=vlan7;</w:t>
      </w:r>
    </w:p>
    <w:p w14:paraId="55BBE43E" w14:textId="77777777" w:rsidR="00C136F4" w:rsidRDefault="00C136F4" w:rsidP="00C136F4">
      <w:pPr>
        <w:pStyle w:val="code"/>
      </w:pPr>
    </w:p>
    <w:p w14:paraId="242FFA2A" w14:textId="77777777" w:rsidR="00C136F4" w:rsidRDefault="00C136F4" w:rsidP="00C136F4">
      <w:pPr>
        <w:pStyle w:val="code"/>
      </w:pPr>
      <w:r>
        <w:t>vport_attr_list[3].id=</w:t>
      </w:r>
      <w:r w:rsidRPr="00C136F4">
        <w:t xml:space="preserve"> </w:t>
      </w:r>
      <w:r>
        <w:t>SAI_BRIDGE_PORT_ATTR_BRIDGE_ID;</w:t>
      </w:r>
    </w:p>
    <w:p w14:paraId="5F9CD65A" w14:textId="77777777" w:rsidR="00C136F4" w:rsidRDefault="00C136F4" w:rsidP="00C136F4">
      <w:pPr>
        <w:pStyle w:val="code"/>
      </w:pPr>
      <w:r>
        <w:t>vport_attr_list[3].value=bridge1;</w:t>
      </w:r>
    </w:p>
    <w:p w14:paraId="1ED82446" w14:textId="77777777" w:rsidR="00C136F4" w:rsidRDefault="00C136F4" w:rsidP="00C136F4">
      <w:pPr>
        <w:pStyle w:val="code"/>
      </w:pPr>
    </w:p>
    <w:p w14:paraId="64F44248" w14:textId="77777777" w:rsidR="00C136F4" w:rsidRDefault="00C136F4" w:rsidP="00032E04">
      <w:pPr>
        <w:pStyle w:val="code"/>
      </w:pPr>
      <w:r w:rsidRPr="0007558E">
        <w:t>sai_create_</w:t>
      </w:r>
      <w:r w:rsidR="00032E04">
        <w:t>bridge_port</w:t>
      </w:r>
      <w:r>
        <w:t>_fn(&amp;vport3.7,4,</w:t>
      </w:r>
      <w:r w:rsidRPr="002343AB">
        <w:t xml:space="preserve"> </w:t>
      </w:r>
      <w:r>
        <w:t>vport_attr_list);</w:t>
      </w:r>
    </w:p>
    <w:p w14:paraId="099FAE7C" w14:textId="77777777" w:rsidR="00C136F4" w:rsidRDefault="00C136F4" w:rsidP="00C136F4">
      <w:pPr>
        <w:pStyle w:val="code"/>
      </w:pPr>
    </w:p>
    <w:p w14:paraId="4DF574DB" w14:textId="77777777" w:rsidR="00C136F4" w:rsidRDefault="00C136F4" w:rsidP="00C136F4">
      <w:pPr>
        <w:pStyle w:val="code"/>
      </w:pPr>
    </w:p>
    <w:p w14:paraId="5C90DD08" w14:textId="77777777" w:rsidR="00C136F4" w:rsidRDefault="00C136F4" w:rsidP="00C136F4">
      <w:pPr>
        <w:pStyle w:val="code"/>
      </w:pPr>
      <w:r>
        <w:t>vport_attr_list[0].id=</w:t>
      </w:r>
      <w:r w:rsidRPr="00C136F4">
        <w:t xml:space="preserve"> </w:t>
      </w:r>
      <w:r>
        <w:t>SAI_BRIDEG_PORT_ATTR_TYPE;</w:t>
      </w:r>
    </w:p>
    <w:p w14:paraId="3C7C7631" w14:textId="77777777" w:rsidR="00C136F4" w:rsidRDefault="00C136F4" w:rsidP="00C136F4">
      <w:pPr>
        <w:pStyle w:val="code"/>
      </w:pPr>
      <w:r>
        <w:t>vport_attr_list[0].value=SAI_BRIDGE_PORT_TYPE_SUB_PORT;</w:t>
      </w:r>
    </w:p>
    <w:p w14:paraId="0DCEFA10" w14:textId="77777777" w:rsidR="00C136F4" w:rsidRDefault="00C136F4" w:rsidP="00C136F4">
      <w:pPr>
        <w:pStyle w:val="code"/>
      </w:pPr>
    </w:p>
    <w:p w14:paraId="585BFD7F" w14:textId="77777777" w:rsidR="00C136F4" w:rsidRDefault="00C136F4" w:rsidP="00C136F4">
      <w:pPr>
        <w:pStyle w:val="code"/>
      </w:pPr>
      <w:r>
        <w:t>vport_attr_list[1].id=</w:t>
      </w:r>
      <w:r w:rsidRPr="00C136F4">
        <w:t xml:space="preserve"> </w:t>
      </w:r>
      <w:r>
        <w:t>SAI_BRIDGE_PORT_ATTR_PORT_ID;</w:t>
      </w:r>
    </w:p>
    <w:p w14:paraId="5C18C821" w14:textId="77777777" w:rsidR="00C136F4" w:rsidRDefault="00C136F4" w:rsidP="00C136F4">
      <w:pPr>
        <w:pStyle w:val="code"/>
      </w:pPr>
      <w:r>
        <w:t>vport_attr_list[1].value=port3;</w:t>
      </w:r>
    </w:p>
    <w:p w14:paraId="3DC26F68" w14:textId="77777777" w:rsidR="00C136F4" w:rsidRDefault="00C136F4" w:rsidP="00C136F4">
      <w:pPr>
        <w:pStyle w:val="code"/>
      </w:pPr>
      <w:r>
        <w:t xml:space="preserve"> </w:t>
      </w:r>
    </w:p>
    <w:p w14:paraId="6738C551" w14:textId="77777777" w:rsidR="00C136F4" w:rsidRDefault="00C136F4" w:rsidP="00C136F4">
      <w:pPr>
        <w:pStyle w:val="code"/>
      </w:pPr>
      <w:r>
        <w:t>vport_attr_list[2].id=</w:t>
      </w:r>
      <w:r w:rsidRPr="00C136F4">
        <w:t xml:space="preserve"> </w:t>
      </w:r>
      <w:r>
        <w:t>SAI_BRIDGE_PORT_ATTR_VLAN_ID;</w:t>
      </w:r>
    </w:p>
    <w:p w14:paraId="07F69AC8" w14:textId="77777777" w:rsidR="00C136F4" w:rsidRDefault="00C136F4" w:rsidP="00C136F4">
      <w:pPr>
        <w:pStyle w:val="code"/>
      </w:pPr>
      <w:r>
        <w:t>vport_attr_list[2].value=vlan6;</w:t>
      </w:r>
    </w:p>
    <w:p w14:paraId="1A9CA2C8" w14:textId="77777777" w:rsidR="00C136F4" w:rsidRDefault="00C136F4" w:rsidP="00C136F4">
      <w:pPr>
        <w:pStyle w:val="code"/>
      </w:pPr>
    </w:p>
    <w:p w14:paraId="061D8802" w14:textId="77777777" w:rsidR="00C136F4" w:rsidRDefault="00C136F4" w:rsidP="00C136F4">
      <w:pPr>
        <w:pStyle w:val="code"/>
      </w:pPr>
      <w:r>
        <w:t>vport_attr_list[3].id=</w:t>
      </w:r>
      <w:r w:rsidRPr="00C136F4">
        <w:t xml:space="preserve"> </w:t>
      </w:r>
      <w:r>
        <w:t>SAI_BRIDGE_PORT_ATTR_BRIDGE_ID;</w:t>
      </w:r>
    </w:p>
    <w:p w14:paraId="35F774CB" w14:textId="77777777" w:rsidR="00C136F4" w:rsidRDefault="00C136F4" w:rsidP="00C136F4">
      <w:pPr>
        <w:pStyle w:val="code"/>
      </w:pPr>
      <w:r>
        <w:t>vport_attr_list[3].value=bridge1;</w:t>
      </w:r>
    </w:p>
    <w:p w14:paraId="71484ED5" w14:textId="77777777" w:rsidR="00C136F4" w:rsidRDefault="00C136F4" w:rsidP="00C136F4">
      <w:pPr>
        <w:pStyle w:val="code"/>
      </w:pPr>
    </w:p>
    <w:p w14:paraId="7E053F54" w14:textId="77777777" w:rsidR="00C136F4" w:rsidRDefault="00C136F4" w:rsidP="00032E04">
      <w:pPr>
        <w:pStyle w:val="code"/>
      </w:pPr>
      <w:r w:rsidRPr="0007558E">
        <w:t>sai_create_</w:t>
      </w:r>
      <w:r w:rsidR="00032E04">
        <w:t>bridge_port</w:t>
      </w:r>
      <w:r>
        <w:t>_fn(&amp;vport3.6,4,</w:t>
      </w:r>
      <w:r w:rsidRPr="002343AB">
        <w:t xml:space="preserve"> </w:t>
      </w:r>
      <w:r>
        <w:t>vport_attr_list);</w:t>
      </w:r>
    </w:p>
    <w:p w14:paraId="2A5B86C2" w14:textId="77777777" w:rsidR="00C136F4" w:rsidRDefault="00C136F4" w:rsidP="00C136F4">
      <w:pPr>
        <w:pStyle w:val="code"/>
      </w:pPr>
      <w:r>
        <w:t>//create rif  …</w:t>
      </w:r>
    </w:p>
    <w:p w14:paraId="144D8317" w14:textId="77777777" w:rsidR="00C136F4" w:rsidRDefault="00C136F4" w:rsidP="00C136F4">
      <w:pPr>
        <w:pStyle w:val="code"/>
      </w:pPr>
      <w:r>
        <w:t>sai_object_id bridge1_rif,</w:t>
      </w:r>
      <w:r w:rsidRPr="00C136F4">
        <w:t xml:space="preserve"> </w:t>
      </w:r>
      <w:r>
        <w:t>bridge2_rif;</w:t>
      </w:r>
    </w:p>
    <w:p w14:paraId="7CAACF2F" w14:textId="77777777" w:rsidR="00C136F4" w:rsidRDefault="00C136F4" w:rsidP="00C136F4">
      <w:pPr>
        <w:pStyle w:val="code"/>
      </w:pPr>
    </w:p>
    <w:p w14:paraId="3FDB495E" w14:textId="77777777" w:rsidR="00C136F4" w:rsidRDefault="00C136F4" w:rsidP="00C136F4">
      <w:pPr>
        <w:pStyle w:val="code"/>
      </w:pPr>
      <w:r>
        <w:t>sai_attribute_t  rif_attr_list[2];</w:t>
      </w:r>
    </w:p>
    <w:p w14:paraId="5A9A6866" w14:textId="77777777" w:rsidR="00C136F4" w:rsidRDefault="00C136F4" w:rsidP="00C136F4">
      <w:pPr>
        <w:pStyle w:val="code"/>
      </w:pPr>
      <w:r>
        <w:t>rif_attr_list[0].id=</w:t>
      </w:r>
      <w:r w:rsidRPr="00C136F4">
        <w:t xml:space="preserve"> </w:t>
      </w:r>
      <w:r>
        <w:t>SAI_ROUTER_INTERFACE_ATTR_TYPE;</w:t>
      </w:r>
    </w:p>
    <w:p w14:paraId="70A3F54E" w14:textId="77777777" w:rsidR="00C136F4" w:rsidRDefault="00C136F4" w:rsidP="00C136F4">
      <w:pPr>
        <w:pStyle w:val="code"/>
      </w:pPr>
      <w:r>
        <w:t>rif_attr_list[0].value=</w:t>
      </w:r>
      <w:r w:rsidRPr="003342F3">
        <w:rPr>
          <w:b/>
          <w:bCs/>
        </w:rPr>
        <w:t>SAI_ROUTER_INTERFACE_TYPE_BRIDGE</w:t>
      </w:r>
      <w:r>
        <w:t>;</w:t>
      </w:r>
    </w:p>
    <w:p w14:paraId="5D06B2E3" w14:textId="77777777" w:rsidR="00C136F4" w:rsidRDefault="00C136F4" w:rsidP="00C136F4">
      <w:pPr>
        <w:pStyle w:val="code"/>
      </w:pPr>
    </w:p>
    <w:p w14:paraId="65098A8D" w14:textId="77777777" w:rsidR="00C136F4" w:rsidRDefault="00C136F4" w:rsidP="00C136F4">
      <w:pPr>
        <w:pStyle w:val="code"/>
      </w:pPr>
      <w:r>
        <w:t>rif_attr_list[1].id=</w:t>
      </w:r>
      <w:r w:rsidRPr="00C136F4">
        <w:t xml:space="preserve"> </w:t>
      </w:r>
      <w:r>
        <w:t>SAI_ROUTER_INTERFACE_ATTR_VIRTUAL_ROUTER_ID;</w:t>
      </w:r>
    </w:p>
    <w:p w14:paraId="3A152621" w14:textId="77777777" w:rsidR="00C136F4" w:rsidRDefault="00C136F4" w:rsidP="00C136F4">
      <w:pPr>
        <w:pStyle w:val="code"/>
      </w:pPr>
      <w:r>
        <w:t>rif_attr_list[1].value=</w:t>
      </w:r>
      <w:r>
        <w:rPr>
          <w:b/>
          <w:bCs/>
        </w:rPr>
        <w:t>VRF_default</w:t>
      </w:r>
      <w:r>
        <w:t>;</w:t>
      </w:r>
    </w:p>
    <w:p w14:paraId="586490D6" w14:textId="77777777" w:rsidR="00C136F4" w:rsidRDefault="00C136F4" w:rsidP="00C136F4">
      <w:pPr>
        <w:pStyle w:val="code"/>
      </w:pPr>
    </w:p>
    <w:p w14:paraId="25153B35" w14:textId="77777777" w:rsidR="00C136F4" w:rsidRDefault="00C136F4" w:rsidP="00C136F4">
      <w:pPr>
        <w:pStyle w:val="code"/>
      </w:pPr>
      <w:r w:rsidRPr="0007558E">
        <w:t>sai_create_</w:t>
      </w:r>
      <w:r>
        <w:t>router_if_fn(&amp;bridge1_rif,2,</w:t>
      </w:r>
      <w:r w:rsidRPr="002343AB">
        <w:t xml:space="preserve"> </w:t>
      </w:r>
      <w:r>
        <w:t>rif_attr_list);</w:t>
      </w:r>
    </w:p>
    <w:p w14:paraId="3A8D3573" w14:textId="77777777" w:rsidR="00C136F4" w:rsidRDefault="00C136F4" w:rsidP="00C136F4">
      <w:pPr>
        <w:pStyle w:val="code"/>
      </w:pPr>
    </w:p>
    <w:p w14:paraId="56484468" w14:textId="77777777" w:rsidR="00C136F4" w:rsidRDefault="00C136F4" w:rsidP="00C136F4">
      <w:pPr>
        <w:pStyle w:val="code"/>
      </w:pPr>
      <w:r>
        <w:t>rif_attr_list[0].id=</w:t>
      </w:r>
      <w:r w:rsidRPr="00C136F4">
        <w:t xml:space="preserve"> </w:t>
      </w:r>
      <w:r>
        <w:t>SAI_ROUTER_INTERFACE_ATTR_TYPE;</w:t>
      </w:r>
    </w:p>
    <w:p w14:paraId="2D753C7F" w14:textId="77777777" w:rsidR="00C136F4" w:rsidRDefault="00C136F4" w:rsidP="00C136F4">
      <w:pPr>
        <w:pStyle w:val="code"/>
      </w:pPr>
      <w:r>
        <w:t>rif_attr_list[0].value=</w:t>
      </w:r>
      <w:r w:rsidRPr="003342F3">
        <w:rPr>
          <w:b/>
          <w:bCs/>
        </w:rPr>
        <w:t>SAI_ROUTER_INTERFACE_TYPE_BRIDGE</w:t>
      </w:r>
      <w:r>
        <w:t>;</w:t>
      </w:r>
    </w:p>
    <w:p w14:paraId="059EB180" w14:textId="77777777" w:rsidR="00C136F4" w:rsidRDefault="00C136F4" w:rsidP="00C136F4">
      <w:pPr>
        <w:pStyle w:val="code"/>
      </w:pPr>
    </w:p>
    <w:p w14:paraId="340C3B6A" w14:textId="77777777" w:rsidR="00C136F4" w:rsidRDefault="00C136F4" w:rsidP="00C136F4">
      <w:pPr>
        <w:pStyle w:val="code"/>
      </w:pPr>
      <w:r>
        <w:t>rif_attr_list[1].id=</w:t>
      </w:r>
      <w:r w:rsidRPr="00C136F4">
        <w:t xml:space="preserve"> </w:t>
      </w:r>
      <w:r>
        <w:t>SAI_ROUTER_INTERFACE_ATTR_VIRTUAL_ROUTER_ID;</w:t>
      </w:r>
    </w:p>
    <w:p w14:paraId="54502906" w14:textId="77777777" w:rsidR="00C136F4" w:rsidRDefault="00C136F4" w:rsidP="00C136F4">
      <w:pPr>
        <w:pStyle w:val="code"/>
      </w:pPr>
      <w:r>
        <w:t>rif_attr_list[1].value=</w:t>
      </w:r>
      <w:r>
        <w:rPr>
          <w:b/>
          <w:bCs/>
        </w:rPr>
        <w:t>VRF_default</w:t>
      </w:r>
      <w:r>
        <w:t>;</w:t>
      </w:r>
    </w:p>
    <w:p w14:paraId="2242AB04" w14:textId="77777777" w:rsidR="00C136F4" w:rsidRDefault="00C136F4" w:rsidP="00C136F4">
      <w:pPr>
        <w:pStyle w:val="code"/>
      </w:pPr>
    </w:p>
    <w:p w14:paraId="72A77824" w14:textId="77777777" w:rsidR="00C136F4" w:rsidRDefault="00C136F4" w:rsidP="00C136F4">
      <w:pPr>
        <w:pStyle w:val="code"/>
      </w:pPr>
      <w:r w:rsidRPr="0007558E">
        <w:t>sai_create_</w:t>
      </w:r>
      <w:r>
        <w:t>router_if_fn(&amp;bridge2_rif,2,</w:t>
      </w:r>
      <w:r w:rsidRPr="002343AB">
        <w:t xml:space="preserve"> </w:t>
      </w:r>
      <w:r>
        <w:t>rif_attr_list);</w:t>
      </w:r>
    </w:p>
    <w:p w14:paraId="1DB8E60E" w14:textId="77777777" w:rsidR="00C136F4" w:rsidRDefault="00C136F4" w:rsidP="00C136F4">
      <w:pPr>
        <w:pStyle w:val="code"/>
      </w:pPr>
    </w:p>
    <w:p w14:paraId="595E6CFE" w14:textId="77777777" w:rsidR="00C136F4" w:rsidRDefault="00C136F4" w:rsidP="00C136F4">
      <w:pPr>
        <w:pStyle w:val="code"/>
      </w:pPr>
    </w:p>
    <w:p w14:paraId="1688382C" w14:textId="77777777" w:rsidR="00C136F4" w:rsidRDefault="00C136F4" w:rsidP="00C136F4">
      <w:pPr>
        <w:pStyle w:val="code"/>
      </w:pPr>
      <w:r>
        <w:t xml:space="preserve">//create bridge router port &amp; add interface to bridge (connect the RIF to the bridge) </w:t>
      </w:r>
    </w:p>
    <w:p w14:paraId="02DFB90B" w14:textId="77777777" w:rsidR="00C136F4" w:rsidRDefault="00C136F4" w:rsidP="00C136F4">
      <w:pPr>
        <w:pStyle w:val="code"/>
      </w:pPr>
    </w:p>
    <w:p w14:paraId="5BCA924B" w14:textId="77777777" w:rsidR="00C136F4" w:rsidRDefault="00C136F4" w:rsidP="00C136F4">
      <w:pPr>
        <w:pStyle w:val="code"/>
      </w:pPr>
      <w:r>
        <w:t>sai_object_id bridge1_rport,bridge2_rport;</w:t>
      </w:r>
    </w:p>
    <w:p w14:paraId="055B230A" w14:textId="77777777" w:rsidR="00C136F4" w:rsidRDefault="00C136F4" w:rsidP="00C136F4">
      <w:pPr>
        <w:pStyle w:val="code"/>
      </w:pPr>
    </w:p>
    <w:p w14:paraId="145BEE4F" w14:textId="77777777" w:rsidR="00C136F4" w:rsidRDefault="00C136F4" w:rsidP="00C136F4">
      <w:pPr>
        <w:pStyle w:val="code"/>
      </w:pPr>
      <w:r>
        <w:t>vport_attr_list[0].id=</w:t>
      </w:r>
      <w:r w:rsidRPr="00C136F4">
        <w:t xml:space="preserve"> </w:t>
      </w:r>
      <w:r>
        <w:t>SAI_BRIDEG_PORT_ATTR_TYPE;</w:t>
      </w:r>
    </w:p>
    <w:p w14:paraId="25D1FE9A" w14:textId="77777777" w:rsidR="00C136F4" w:rsidRDefault="00C136F4" w:rsidP="00C136F4">
      <w:pPr>
        <w:pStyle w:val="code"/>
      </w:pPr>
      <w:r>
        <w:t>vport_attr_list[0].value=</w:t>
      </w:r>
      <w:r w:rsidRPr="002343AB">
        <w:t>SAI_BRIDGE_PORT_TYPE_1D_ROUTER</w:t>
      </w:r>
      <w:r>
        <w:t>;</w:t>
      </w:r>
    </w:p>
    <w:p w14:paraId="042132BD" w14:textId="77777777" w:rsidR="00C136F4" w:rsidRDefault="00C136F4" w:rsidP="00C136F4">
      <w:pPr>
        <w:pStyle w:val="code"/>
      </w:pPr>
    </w:p>
    <w:p w14:paraId="08A43981" w14:textId="77777777" w:rsidR="00C136F4" w:rsidRDefault="00C136F4" w:rsidP="00C136F4">
      <w:pPr>
        <w:pStyle w:val="code"/>
      </w:pPr>
      <w:r>
        <w:t>vport_attr_list[1].id=</w:t>
      </w:r>
      <w:r w:rsidRPr="00C136F4">
        <w:t xml:space="preserve"> </w:t>
      </w:r>
      <w:r>
        <w:t>SAI_BRIDGE_PORT_ATTR_RIF_ID;</w:t>
      </w:r>
    </w:p>
    <w:p w14:paraId="1F3ED039" w14:textId="77777777" w:rsidR="00C136F4" w:rsidRDefault="00C136F4" w:rsidP="00C136F4">
      <w:pPr>
        <w:pStyle w:val="code"/>
      </w:pPr>
      <w:r>
        <w:t>vport_attr_list[1].value=bridge1_rif;</w:t>
      </w:r>
    </w:p>
    <w:p w14:paraId="47C6E3B0" w14:textId="77777777" w:rsidR="00C136F4" w:rsidRDefault="00C136F4" w:rsidP="00C136F4">
      <w:pPr>
        <w:pStyle w:val="code"/>
      </w:pPr>
      <w:r>
        <w:t xml:space="preserve"> </w:t>
      </w:r>
    </w:p>
    <w:p w14:paraId="3419ADA1" w14:textId="77777777" w:rsidR="00C136F4" w:rsidRDefault="00C136F4" w:rsidP="00C136F4">
      <w:pPr>
        <w:pStyle w:val="code"/>
      </w:pPr>
      <w:r>
        <w:t>vport_attr_list[2].id=</w:t>
      </w:r>
      <w:r w:rsidRPr="00C136F4">
        <w:t xml:space="preserve"> </w:t>
      </w:r>
      <w:r>
        <w:t>SAI_BRIDGE_PORT_ATTR_BRIDGE_ID;</w:t>
      </w:r>
    </w:p>
    <w:p w14:paraId="5826D965" w14:textId="77777777" w:rsidR="00C136F4" w:rsidRDefault="00C136F4" w:rsidP="00C136F4">
      <w:pPr>
        <w:pStyle w:val="code"/>
      </w:pPr>
      <w:r>
        <w:t>vport_attr_list[2].value=bridge1;</w:t>
      </w:r>
    </w:p>
    <w:p w14:paraId="656EE4B6" w14:textId="77777777" w:rsidR="00C136F4" w:rsidRDefault="00C136F4" w:rsidP="00C136F4">
      <w:pPr>
        <w:pStyle w:val="code"/>
      </w:pPr>
    </w:p>
    <w:p w14:paraId="6A48FEF8" w14:textId="77777777" w:rsidR="00C136F4" w:rsidRDefault="00C136F4" w:rsidP="00032E04">
      <w:pPr>
        <w:pStyle w:val="code"/>
      </w:pPr>
      <w:r w:rsidRPr="0007558E">
        <w:t>sai_create_</w:t>
      </w:r>
      <w:r w:rsidR="00032E04">
        <w:t>bridge_port</w:t>
      </w:r>
      <w:r>
        <w:t>_fn(&amp;bridge1_rport,3,</w:t>
      </w:r>
      <w:r w:rsidRPr="002343AB">
        <w:t xml:space="preserve"> </w:t>
      </w:r>
      <w:r>
        <w:t>vport_attr_list);</w:t>
      </w:r>
    </w:p>
    <w:p w14:paraId="0D6A5CAB" w14:textId="77777777" w:rsidR="00C136F4" w:rsidRDefault="00C136F4" w:rsidP="00C136F4">
      <w:pPr>
        <w:pStyle w:val="code"/>
      </w:pPr>
    </w:p>
    <w:p w14:paraId="4471C72A" w14:textId="77777777" w:rsidR="00C136F4" w:rsidRDefault="00C136F4" w:rsidP="00C136F4">
      <w:pPr>
        <w:pStyle w:val="code"/>
      </w:pPr>
      <w:r>
        <w:t>vport_attr_list[0].id=</w:t>
      </w:r>
      <w:r w:rsidRPr="00C136F4">
        <w:t xml:space="preserve"> </w:t>
      </w:r>
      <w:r>
        <w:t>SAI_BRIDEG_PORT_ATTR_TYPE;</w:t>
      </w:r>
    </w:p>
    <w:p w14:paraId="5BF27531" w14:textId="77777777" w:rsidR="00C136F4" w:rsidRDefault="00C136F4" w:rsidP="00C136F4">
      <w:pPr>
        <w:pStyle w:val="code"/>
      </w:pPr>
      <w:r>
        <w:t>vport_attr_list[0].value=</w:t>
      </w:r>
      <w:r w:rsidRPr="002343AB">
        <w:t>SAI_BRIDGE_PORT_TYPE_1D_ROUTER</w:t>
      </w:r>
      <w:r>
        <w:t>;</w:t>
      </w:r>
    </w:p>
    <w:p w14:paraId="7F86B7F5" w14:textId="77777777" w:rsidR="00C136F4" w:rsidRDefault="00C136F4" w:rsidP="00C136F4">
      <w:pPr>
        <w:pStyle w:val="code"/>
      </w:pPr>
    </w:p>
    <w:p w14:paraId="6E4C2611" w14:textId="77777777" w:rsidR="00C136F4" w:rsidRDefault="00C136F4" w:rsidP="00C136F4">
      <w:pPr>
        <w:pStyle w:val="code"/>
      </w:pPr>
      <w:r>
        <w:t>vport_attr_list[1].id=</w:t>
      </w:r>
      <w:r w:rsidRPr="00C136F4">
        <w:t xml:space="preserve"> </w:t>
      </w:r>
      <w:r>
        <w:t>SAI_BRIDGE_PORT_ATTR_RIF_ID;</w:t>
      </w:r>
    </w:p>
    <w:p w14:paraId="7A5D41F3" w14:textId="77777777" w:rsidR="00C136F4" w:rsidRDefault="00C136F4" w:rsidP="00C136F4">
      <w:pPr>
        <w:pStyle w:val="code"/>
      </w:pPr>
      <w:r>
        <w:t>vport_attr_list[1].value=bridge2_rif;</w:t>
      </w:r>
    </w:p>
    <w:p w14:paraId="66B7F725" w14:textId="77777777" w:rsidR="00C136F4" w:rsidRDefault="00C136F4" w:rsidP="00C136F4">
      <w:pPr>
        <w:pStyle w:val="code"/>
      </w:pPr>
      <w:r>
        <w:t xml:space="preserve"> </w:t>
      </w:r>
    </w:p>
    <w:p w14:paraId="3A9127A0" w14:textId="77777777" w:rsidR="00C136F4" w:rsidRDefault="00C136F4" w:rsidP="00C136F4">
      <w:pPr>
        <w:pStyle w:val="code"/>
      </w:pPr>
      <w:r>
        <w:t>vport_attr_list[2].id=</w:t>
      </w:r>
      <w:r w:rsidRPr="00C136F4">
        <w:t xml:space="preserve"> </w:t>
      </w:r>
      <w:r>
        <w:t>SAI_BRIDGE_PORT_ATTR_BRIDGE_ID;</w:t>
      </w:r>
    </w:p>
    <w:p w14:paraId="6DA9EF27" w14:textId="77777777" w:rsidR="00C136F4" w:rsidRDefault="00C136F4" w:rsidP="00C136F4">
      <w:pPr>
        <w:pStyle w:val="code"/>
      </w:pPr>
      <w:r>
        <w:t>vport_attr_list[2].value=bridge1;</w:t>
      </w:r>
    </w:p>
    <w:p w14:paraId="2B4896B1" w14:textId="77777777" w:rsidR="00C136F4" w:rsidRDefault="00C136F4" w:rsidP="00C136F4">
      <w:pPr>
        <w:pStyle w:val="code"/>
      </w:pPr>
    </w:p>
    <w:p w14:paraId="1AC9D0F4" w14:textId="77777777" w:rsidR="00C136F4" w:rsidRDefault="00C136F4" w:rsidP="00032E04">
      <w:pPr>
        <w:pStyle w:val="code"/>
      </w:pPr>
      <w:r w:rsidRPr="0007558E">
        <w:t>sai_create_</w:t>
      </w:r>
      <w:r w:rsidR="00032E04">
        <w:t>bridge_port</w:t>
      </w:r>
      <w:r>
        <w:t>_fn(&amp;bridge2_rport,3,</w:t>
      </w:r>
      <w:r w:rsidRPr="002343AB">
        <w:t xml:space="preserve"> </w:t>
      </w:r>
      <w:r>
        <w:t>vport_attr_list);</w:t>
      </w:r>
    </w:p>
    <w:p w14:paraId="4B61F383" w14:textId="77777777" w:rsidR="00C136F4" w:rsidRDefault="00C136F4" w:rsidP="00C136F4">
      <w:pPr>
        <w:pStyle w:val="code"/>
      </w:pPr>
    </w:p>
    <w:p w14:paraId="07C7BE63" w14:textId="77777777" w:rsidR="00CF0378" w:rsidRDefault="00C136F4" w:rsidP="00CF0378">
      <w:pPr>
        <w:pStyle w:val="code"/>
      </w:pPr>
      <w:r>
        <w:t xml:space="preserve">//create the Vxlan tunnel </w:t>
      </w:r>
    </w:p>
    <w:p w14:paraId="14DF8E9F" w14:textId="77777777" w:rsidR="00CF0378" w:rsidRDefault="00CF0378" w:rsidP="00CF0378">
      <w:pPr>
        <w:pStyle w:val="code"/>
      </w:pPr>
      <w:r>
        <w:t>//Create underlay VRF</w:t>
      </w:r>
    </w:p>
    <w:p w14:paraId="5F6F1525" w14:textId="77777777" w:rsidR="00CF0378" w:rsidRDefault="00CF0378" w:rsidP="00CF0378">
      <w:pPr>
        <w:pStyle w:val="code"/>
      </w:pPr>
      <w:r>
        <w:t>sai_object_id VRF_underlay;</w:t>
      </w:r>
    </w:p>
    <w:p w14:paraId="438B0CCD" w14:textId="77777777" w:rsidR="00CF0378" w:rsidRDefault="00CF0378" w:rsidP="00CF0378">
      <w:pPr>
        <w:pStyle w:val="code"/>
      </w:pPr>
      <w:r>
        <w:t xml:space="preserve">… (VRF creataion flow ) </w:t>
      </w:r>
    </w:p>
    <w:p w14:paraId="4876DE94" w14:textId="77777777" w:rsidR="00CF0378" w:rsidRDefault="00CF0378" w:rsidP="00CF0378">
      <w:pPr>
        <w:pStyle w:val="code"/>
      </w:pPr>
      <w:r>
        <w:t xml:space="preserve">//Create vxlan RIF </w:t>
      </w:r>
    </w:p>
    <w:p w14:paraId="13459FE5" w14:textId="77777777" w:rsidR="00CF0378" w:rsidRDefault="00CF0378" w:rsidP="00CF0378">
      <w:pPr>
        <w:pStyle w:val="code"/>
      </w:pPr>
      <w:r>
        <w:t>sai_object_id underlay_rif;</w:t>
      </w:r>
    </w:p>
    <w:p w14:paraId="7113DCA5" w14:textId="77777777" w:rsidR="00CF0378" w:rsidRDefault="00CF0378" w:rsidP="00CF0378">
      <w:pPr>
        <w:pStyle w:val="code"/>
      </w:pPr>
    </w:p>
    <w:p w14:paraId="22049895" w14:textId="77777777" w:rsidR="00CF0378" w:rsidRDefault="00CF0378" w:rsidP="00CF0378">
      <w:pPr>
        <w:pStyle w:val="code"/>
      </w:pPr>
      <w:r>
        <w:t>sai_attribute_t  rif_attr_list[2];</w:t>
      </w:r>
    </w:p>
    <w:p w14:paraId="255E62AC" w14:textId="77777777" w:rsidR="00CF0378" w:rsidRDefault="00CF0378" w:rsidP="00CF0378">
      <w:pPr>
        <w:pStyle w:val="code"/>
      </w:pPr>
      <w:r>
        <w:t>rif_attr_list[0].id=</w:t>
      </w:r>
      <w:r w:rsidRPr="00C136F4">
        <w:t xml:space="preserve"> </w:t>
      </w:r>
      <w:r>
        <w:t>SAI_ROUTER_INTERFACE_ATTR_TYPE;</w:t>
      </w:r>
    </w:p>
    <w:p w14:paraId="30FC3275" w14:textId="77777777" w:rsidR="00CF0378" w:rsidRDefault="00CF0378" w:rsidP="00CF0378">
      <w:pPr>
        <w:pStyle w:val="code"/>
      </w:pPr>
      <w:r>
        <w:t>rif_attr_list[0].value=SAI_ROUTER_INTERFACE_TYPE_LOOPBACK;</w:t>
      </w:r>
    </w:p>
    <w:p w14:paraId="56288167" w14:textId="77777777" w:rsidR="00CF0378" w:rsidRDefault="00CF0378" w:rsidP="00CF0378">
      <w:pPr>
        <w:pStyle w:val="code"/>
      </w:pPr>
    </w:p>
    <w:p w14:paraId="6AF93085" w14:textId="77777777" w:rsidR="00CF0378" w:rsidRDefault="00CF0378" w:rsidP="00CF0378">
      <w:pPr>
        <w:pStyle w:val="code"/>
      </w:pPr>
      <w:r>
        <w:t>rif_attr_list[1].id=</w:t>
      </w:r>
      <w:r w:rsidRPr="00C136F4">
        <w:t xml:space="preserve"> </w:t>
      </w:r>
      <w:r>
        <w:t>SAI_ROUTER_INTERFACE_ATTR_VIRTUAL_ROUTER_ID;</w:t>
      </w:r>
    </w:p>
    <w:p w14:paraId="74C751EE" w14:textId="77777777" w:rsidR="00CF0378" w:rsidRDefault="00CF0378" w:rsidP="00CF0378">
      <w:pPr>
        <w:pStyle w:val="code"/>
      </w:pPr>
      <w:r>
        <w:t>rif_attr_list[1].value=</w:t>
      </w:r>
      <w:r>
        <w:rPr>
          <w:b/>
          <w:bCs/>
        </w:rPr>
        <w:t>VRF_</w:t>
      </w:r>
      <w:r>
        <w:t>underlay;</w:t>
      </w:r>
    </w:p>
    <w:p w14:paraId="1D9EFBCB" w14:textId="77777777" w:rsidR="00CF0378" w:rsidRDefault="00CF0378" w:rsidP="00CF0378">
      <w:pPr>
        <w:pStyle w:val="code"/>
      </w:pPr>
    </w:p>
    <w:p w14:paraId="772E569C" w14:textId="77777777" w:rsidR="00CF0378" w:rsidRDefault="00CF0378" w:rsidP="00CF0378">
      <w:pPr>
        <w:pStyle w:val="code"/>
      </w:pPr>
      <w:r w:rsidRPr="0007558E">
        <w:t>sai_create_</w:t>
      </w:r>
      <w:r>
        <w:t>router_if_fn(&amp;vxlan_RIF,2,</w:t>
      </w:r>
      <w:r w:rsidRPr="002343AB">
        <w:t xml:space="preserve"> </w:t>
      </w:r>
      <w:r>
        <w:t>rif_attr_list);</w:t>
      </w:r>
    </w:p>
    <w:p w14:paraId="47BDA3E5" w14:textId="77777777" w:rsidR="00CF0378" w:rsidRDefault="00CF0378" w:rsidP="00CF0378">
      <w:pPr>
        <w:pStyle w:val="code"/>
      </w:pPr>
    </w:p>
    <w:p w14:paraId="51456088" w14:textId="77777777" w:rsidR="00CF0378" w:rsidRDefault="00CF0378" w:rsidP="00CF0378">
      <w:pPr>
        <w:pStyle w:val="code"/>
      </w:pPr>
      <w:r>
        <w:t xml:space="preserve">//create tunnel </w:t>
      </w:r>
    </w:p>
    <w:p w14:paraId="6D95212A" w14:textId="77777777" w:rsidR="00CF0378" w:rsidRDefault="00CF0378" w:rsidP="00CF0378">
      <w:pPr>
        <w:pStyle w:val="code"/>
      </w:pPr>
      <w:r>
        <w:t>sai_object_id vxlan_tunnel;</w:t>
      </w:r>
    </w:p>
    <w:p w14:paraId="0D262758" w14:textId="77777777" w:rsidR="00CF0378" w:rsidRDefault="00CF0378" w:rsidP="00CF0378">
      <w:pPr>
        <w:pStyle w:val="code"/>
      </w:pPr>
    </w:p>
    <w:p w14:paraId="0BC021C8" w14:textId="77777777" w:rsidR="00CF0378" w:rsidRDefault="00CF0378" w:rsidP="00CF0378">
      <w:pPr>
        <w:pStyle w:val="code"/>
      </w:pPr>
      <w:r>
        <w:t>sai</w:t>
      </w:r>
      <w:r w:rsidR="001E102E">
        <w:t>_attribute_t  tunnel_attr_list[4</w:t>
      </w:r>
      <w:r>
        <w:t>];</w:t>
      </w:r>
    </w:p>
    <w:p w14:paraId="64DC9BB8" w14:textId="77777777" w:rsidR="00CF0378" w:rsidRDefault="00CF0378" w:rsidP="00CF0378">
      <w:pPr>
        <w:pStyle w:val="code"/>
      </w:pPr>
      <w:r>
        <w:t>tunnel_attr_list[0].id=</w:t>
      </w:r>
      <w:r w:rsidRPr="00CF0378">
        <w:t xml:space="preserve"> </w:t>
      </w:r>
      <w:ins w:id="63" w:author="Matty Kadosh" w:date="2015-09-21T16:58:00Z">
        <w:r>
          <w:t>SAI_</w:t>
        </w:r>
      </w:ins>
      <w:ins w:id="64" w:author="Matty Kadosh" w:date="2015-09-21T17:17:00Z">
        <w:r>
          <w:t>TUNNEL</w:t>
        </w:r>
      </w:ins>
      <w:ins w:id="65" w:author="Matty Kadosh" w:date="2015-09-21T16:58:00Z">
        <w:r>
          <w:t>_ATTR_TYPE</w:t>
        </w:r>
      </w:ins>
      <w:r>
        <w:t>;</w:t>
      </w:r>
    </w:p>
    <w:p w14:paraId="7E4EC62B" w14:textId="77777777" w:rsidR="00CF0378" w:rsidRDefault="001E102E" w:rsidP="00CF0378">
      <w:pPr>
        <w:pStyle w:val="code"/>
      </w:pPr>
      <w:r>
        <w:t>tunnel</w:t>
      </w:r>
      <w:r w:rsidR="00CF0378">
        <w:t>_attr_list[0].value=</w:t>
      </w:r>
      <w:r w:rsidR="00CF0378" w:rsidRPr="00CF0378">
        <w:t xml:space="preserve"> </w:t>
      </w:r>
      <w:ins w:id="66" w:author="Matty Kadosh" w:date="2015-09-21T17:20:00Z">
        <w:r w:rsidR="00CF0378" w:rsidRPr="006D31A4">
          <w:t>SAI_TUNNEL_VXLAN</w:t>
        </w:r>
      </w:ins>
      <w:r w:rsidR="00CF0378">
        <w:t>;</w:t>
      </w:r>
    </w:p>
    <w:p w14:paraId="2F156824" w14:textId="77777777" w:rsidR="00CF0378" w:rsidRDefault="00CF0378" w:rsidP="00CF0378">
      <w:pPr>
        <w:pStyle w:val="code"/>
      </w:pPr>
    </w:p>
    <w:p w14:paraId="6349051E" w14:textId="77777777" w:rsidR="00CF0378" w:rsidRDefault="001E102E" w:rsidP="00CF0378">
      <w:pPr>
        <w:pStyle w:val="code"/>
      </w:pPr>
      <w:r>
        <w:t>tunnel</w:t>
      </w:r>
      <w:r w:rsidR="00CF0378">
        <w:t>_attr_list[1].id=</w:t>
      </w:r>
      <w:r w:rsidRPr="001E102E">
        <w:t xml:space="preserve"> </w:t>
      </w:r>
      <w:ins w:id="67" w:author="Matty Kadosh" w:date="2015-09-21T17:23:00Z">
        <w:r>
          <w:t>SAI_TUNNEL_UNDERLAY</w:t>
        </w:r>
      </w:ins>
      <w:ins w:id="68" w:author="Matty Kadosh" w:date="2015-09-21T17:24:00Z">
        <w:r>
          <w:t>_INTERFACE</w:t>
        </w:r>
      </w:ins>
      <w:r w:rsidR="00CF0378">
        <w:t>;</w:t>
      </w:r>
    </w:p>
    <w:p w14:paraId="03563A27" w14:textId="77777777" w:rsidR="00CF0378" w:rsidRDefault="001E102E" w:rsidP="00CF0378">
      <w:pPr>
        <w:pStyle w:val="code"/>
      </w:pPr>
      <w:r>
        <w:t>tunnel</w:t>
      </w:r>
      <w:r w:rsidR="00CF0378">
        <w:t>_attr_list[1].value=</w:t>
      </w:r>
      <w:r>
        <w:t>underlay_rif</w:t>
      </w:r>
      <w:r w:rsidR="00CF0378">
        <w:t>;</w:t>
      </w:r>
    </w:p>
    <w:p w14:paraId="1E018D03" w14:textId="77777777" w:rsidR="001E102E" w:rsidRDefault="001E102E" w:rsidP="00CF0378">
      <w:pPr>
        <w:pStyle w:val="code"/>
      </w:pPr>
    </w:p>
    <w:p w14:paraId="3C8B7153" w14:textId="77777777" w:rsidR="001E102E" w:rsidRDefault="001E102E" w:rsidP="001E102E">
      <w:pPr>
        <w:pStyle w:val="code"/>
      </w:pPr>
      <w:r>
        <w:t>tunnel_attr_list[2].id=</w:t>
      </w:r>
      <w:r w:rsidRPr="001E102E">
        <w:t xml:space="preserve"> </w:t>
      </w:r>
      <w:ins w:id="69" w:author="Matty Kadosh" w:date="2015-09-21T16:58:00Z">
        <w:r>
          <w:t>SAI_</w:t>
        </w:r>
      </w:ins>
      <w:ins w:id="70" w:author="Matty Kadosh" w:date="2015-09-21T18:16:00Z">
        <w:r>
          <w:t>TUNNEL_IP_VER</w:t>
        </w:r>
      </w:ins>
      <w:r>
        <w:t>;</w:t>
      </w:r>
    </w:p>
    <w:p w14:paraId="4C8750B2" w14:textId="77777777" w:rsidR="001E102E" w:rsidRDefault="001E102E" w:rsidP="001E102E">
      <w:pPr>
        <w:pStyle w:val="code"/>
      </w:pPr>
      <w:r>
        <w:t>tunnel_attr_list[2].value=ipv4;</w:t>
      </w:r>
    </w:p>
    <w:p w14:paraId="7E2FAACE" w14:textId="77777777" w:rsidR="001E102E" w:rsidRDefault="001E102E" w:rsidP="00CF0378">
      <w:pPr>
        <w:pStyle w:val="code"/>
      </w:pPr>
    </w:p>
    <w:p w14:paraId="05B8A17E" w14:textId="77777777" w:rsidR="001E102E" w:rsidRDefault="001E102E" w:rsidP="001E102E">
      <w:pPr>
        <w:pStyle w:val="code"/>
      </w:pPr>
      <w:r>
        <w:t>tunnel_attr_list[3].id=</w:t>
      </w:r>
      <w:r w:rsidRPr="001E102E">
        <w:t xml:space="preserve"> </w:t>
      </w:r>
      <w:ins w:id="71" w:author="Matty Kadosh" w:date="2015-09-21T18:24:00Z">
        <w:r>
          <w:t>SAI_TUNNEL_SRC_IP</w:t>
        </w:r>
      </w:ins>
      <w:r>
        <w:t>;</w:t>
      </w:r>
    </w:p>
    <w:p w14:paraId="17180D9B" w14:textId="77777777" w:rsidR="001E102E" w:rsidRDefault="001E102E" w:rsidP="001E102E">
      <w:pPr>
        <w:pStyle w:val="code"/>
      </w:pPr>
      <w:r>
        <w:t>tunnel_attr_list[3].value=1.1.1.1;</w:t>
      </w:r>
    </w:p>
    <w:p w14:paraId="10CEBAF1" w14:textId="77777777" w:rsidR="0021042C" w:rsidRDefault="0021042C" w:rsidP="001E102E">
      <w:pPr>
        <w:pStyle w:val="code"/>
      </w:pPr>
    </w:p>
    <w:p w14:paraId="65E67BE7" w14:textId="77777777" w:rsidR="0021042C" w:rsidRDefault="0021042C" w:rsidP="001E102E">
      <w:pPr>
        <w:pStyle w:val="code"/>
      </w:pPr>
      <w:r>
        <w:lastRenderedPageBreak/>
        <w:t>s</w:t>
      </w:r>
      <w:r w:rsidRPr="0007558E">
        <w:t>ai_create_</w:t>
      </w:r>
      <w:r>
        <w:t>tunnel_fn(&amp;vxlan_tunnel,4,</w:t>
      </w:r>
      <w:r w:rsidRPr="002343AB">
        <w:t xml:space="preserve"> </w:t>
      </w:r>
      <w:r>
        <w:t>tunnel_attr_list);</w:t>
      </w:r>
    </w:p>
    <w:p w14:paraId="562C2A47" w14:textId="77777777" w:rsidR="0021042C" w:rsidRDefault="0021042C" w:rsidP="001E102E">
      <w:pPr>
        <w:pStyle w:val="code"/>
      </w:pPr>
    </w:p>
    <w:p w14:paraId="775ECC11" w14:textId="77777777" w:rsidR="0021042C" w:rsidRDefault="0021042C" w:rsidP="001E102E">
      <w:pPr>
        <w:pStyle w:val="code"/>
      </w:pPr>
      <w:r>
        <w:t>//create tunne</w:t>
      </w:r>
      <w:r w:rsidR="00FE26C0">
        <w:t>l</w:t>
      </w:r>
      <w:r>
        <w:t xml:space="preserve"> bridge ports a</w:t>
      </w:r>
      <w:r w:rsidR="00FE26C0">
        <w:t>n</w:t>
      </w:r>
      <w:r>
        <w:t xml:space="preserve">d add ports to bridge </w:t>
      </w:r>
    </w:p>
    <w:p w14:paraId="0AC7A60F" w14:textId="77777777" w:rsidR="0021042C" w:rsidRDefault="0021042C" w:rsidP="0021042C">
      <w:pPr>
        <w:pStyle w:val="code"/>
      </w:pPr>
    </w:p>
    <w:p w14:paraId="283A46EC" w14:textId="77777777" w:rsidR="0021042C" w:rsidRDefault="0021042C" w:rsidP="0021042C">
      <w:pPr>
        <w:pStyle w:val="code"/>
      </w:pPr>
      <w:r>
        <w:t>sai_object_id bridge1_tport,bridge2_tport;</w:t>
      </w:r>
    </w:p>
    <w:p w14:paraId="5EBF8B6C" w14:textId="77777777" w:rsidR="0021042C" w:rsidRDefault="0021042C" w:rsidP="0021042C">
      <w:pPr>
        <w:pStyle w:val="code"/>
      </w:pPr>
    </w:p>
    <w:p w14:paraId="75549735" w14:textId="77777777" w:rsidR="0021042C" w:rsidRDefault="0021042C" w:rsidP="0021042C">
      <w:pPr>
        <w:pStyle w:val="code"/>
      </w:pPr>
      <w:r>
        <w:t>vport_attr_list[0].id=</w:t>
      </w:r>
      <w:r w:rsidRPr="00C136F4">
        <w:t xml:space="preserve"> </w:t>
      </w:r>
      <w:r>
        <w:t>SAI_BRIDEG_PORT_ATTR_TYPE;</w:t>
      </w:r>
    </w:p>
    <w:p w14:paraId="4939B873" w14:textId="77777777" w:rsidR="0021042C" w:rsidRDefault="0021042C" w:rsidP="0021042C">
      <w:pPr>
        <w:pStyle w:val="code"/>
      </w:pPr>
      <w:r>
        <w:t>vport_attr_list[0].value=SAI_BRIDGE_PORT_TYPE_TUNNEL;</w:t>
      </w:r>
    </w:p>
    <w:p w14:paraId="4665F8B5" w14:textId="77777777" w:rsidR="0021042C" w:rsidRDefault="0021042C" w:rsidP="0021042C">
      <w:pPr>
        <w:pStyle w:val="code"/>
      </w:pPr>
    </w:p>
    <w:p w14:paraId="510304EE" w14:textId="77777777" w:rsidR="0021042C" w:rsidRDefault="0021042C" w:rsidP="0021042C">
      <w:pPr>
        <w:pStyle w:val="code"/>
      </w:pPr>
      <w:r>
        <w:t>vport_attr_list[1].id=</w:t>
      </w:r>
      <w:r w:rsidRPr="00C136F4">
        <w:t xml:space="preserve"> </w:t>
      </w:r>
      <w:r>
        <w:t>SAI_BRIDGE_PORT_ATTR_TUNNEL_ID;</w:t>
      </w:r>
    </w:p>
    <w:p w14:paraId="7BE0FBBE" w14:textId="77777777" w:rsidR="0021042C" w:rsidRDefault="0021042C" w:rsidP="0021042C">
      <w:pPr>
        <w:pStyle w:val="code"/>
      </w:pPr>
      <w:r>
        <w:t>vport_attr_list[1].value=</w:t>
      </w:r>
      <w:r w:rsidRPr="0021042C">
        <w:t xml:space="preserve"> </w:t>
      </w:r>
      <w:r>
        <w:t>vxlan_tunnel;</w:t>
      </w:r>
    </w:p>
    <w:p w14:paraId="0126ADB3" w14:textId="77777777" w:rsidR="0021042C" w:rsidRDefault="0021042C" w:rsidP="0021042C">
      <w:pPr>
        <w:pStyle w:val="code"/>
      </w:pPr>
      <w:r>
        <w:t xml:space="preserve"> </w:t>
      </w:r>
    </w:p>
    <w:p w14:paraId="43E2614D" w14:textId="77777777" w:rsidR="0021042C" w:rsidRDefault="0021042C" w:rsidP="0021042C">
      <w:pPr>
        <w:pStyle w:val="code"/>
      </w:pPr>
      <w:r>
        <w:t>vport_attr_list[2].id=</w:t>
      </w:r>
      <w:r w:rsidRPr="00C136F4">
        <w:t xml:space="preserve"> </w:t>
      </w:r>
      <w:r>
        <w:t>SAI_BRIDGE_PORT_ATTR_BRIDGE_ID;</w:t>
      </w:r>
    </w:p>
    <w:p w14:paraId="5EBBA66E" w14:textId="77777777" w:rsidR="0021042C" w:rsidRDefault="0021042C" w:rsidP="0021042C">
      <w:pPr>
        <w:pStyle w:val="code"/>
      </w:pPr>
      <w:r>
        <w:t>vport_attr_list[2].value=bridge1;</w:t>
      </w:r>
    </w:p>
    <w:p w14:paraId="5FECBEFF" w14:textId="77777777" w:rsidR="0021042C" w:rsidRDefault="0021042C" w:rsidP="0021042C">
      <w:pPr>
        <w:pStyle w:val="code"/>
      </w:pPr>
    </w:p>
    <w:p w14:paraId="18683234" w14:textId="77777777" w:rsidR="0021042C" w:rsidRDefault="0021042C" w:rsidP="000245FF">
      <w:pPr>
        <w:pStyle w:val="code"/>
      </w:pPr>
      <w:r w:rsidRPr="0007558E">
        <w:t>sai_create_</w:t>
      </w:r>
      <w:r w:rsidR="000245FF">
        <w:t>bridge_port</w:t>
      </w:r>
      <w:r>
        <w:t>_fn(&amp;bridge1_tport,3,</w:t>
      </w:r>
      <w:r w:rsidRPr="002343AB">
        <w:t xml:space="preserve"> </w:t>
      </w:r>
      <w:r>
        <w:t>vport_attr_list);</w:t>
      </w:r>
    </w:p>
    <w:p w14:paraId="705AA824" w14:textId="77777777" w:rsidR="0021042C" w:rsidRDefault="0021042C" w:rsidP="0021042C">
      <w:pPr>
        <w:pStyle w:val="code"/>
      </w:pPr>
    </w:p>
    <w:p w14:paraId="60F15035" w14:textId="77777777" w:rsidR="0021042C" w:rsidRDefault="0021042C" w:rsidP="0021042C">
      <w:pPr>
        <w:pStyle w:val="code"/>
      </w:pPr>
      <w:r>
        <w:t>vport_attr_list[0].id=</w:t>
      </w:r>
      <w:r w:rsidRPr="00C136F4">
        <w:t xml:space="preserve"> </w:t>
      </w:r>
      <w:r>
        <w:t>SAI_BRIDEG_PORT_ATTR_TYPE;</w:t>
      </w:r>
    </w:p>
    <w:p w14:paraId="249EE715" w14:textId="77777777" w:rsidR="0021042C" w:rsidRDefault="0021042C" w:rsidP="0021042C">
      <w:pPr>
        <w:pStyle w:val="code"/>
      </w:pPr>
      <w:r>
        <w:t>vport_attr_list[0].value=SAI_BRIDGE_PORT_TYPE_TUNNEL;</w:t>
      </w:r>
    </w:p>
    <w:p w14:paraId="7F13E4B2" w14:textId="77777777" w:rsidR="0021042C" w:rsidRDefault="0021042C" w:rsidP="0021042C">
      <w:pPr>
        <w:pStyle w:val="code"/>
      </w:pPr>
    </w:p>
    <w:p w14:paraId="39397939" w14:textId="77777777" w:rsidR="0021042C" w:rsidRDefault="0021042C" w:rsidP="0021042C">
      <w:pPr>
        <w:pStyle w:val="code"/>
      </w:pPr>
      <w:r>
        <w:t>vport_attr_list[1].id=</w:t>
      </w:r>
      <w:r w:rsidRPr="00C136F4">
        <w:t xml:space="preserve"> </w:t>
      </w:r>
      <w:r>
        <w:t>SAI_BRIDGE_PORT_ATTR_TUNNEL_ID;</w:t>
      </w:r>
    </w:p>
    <w:p w14:paraId="6CEC6396" w14:textId="77777777" w:rsidR="0021042C" w:rsidRDefault="0021042C" w:rsidP="0021042C">
      <w:pPr>
        <w:pStyle w:val="code"/>
      </w:pPr>
      <w:r>
        <w:t>vport_attr_list[1].value=vxlan_tunnel;</w:t>
      </w:r>
    </w:p>
    <w:p w14:paraId="43B55034" w14:textId="77777777" w:rsidR="0021042C" w:rsidRDefault="0021042C" w:rsidP="0021042C">
      <w:pPr>
        <w:pStyle w:val="code"/>
      </w:pPr>
      <w:r>
        <w:t xml:space="preserve"> </w:t>
      </w:r>
    </w:p>
    <w:p w14:paraId="1DD2A526" w14:textId="77777777" w:rsidR="0021042C" w:rsidRDefault="0021042C" w:rsidP="0021042C">
      <w:pPr>
        <w:pStyle w:val="code"/>
      </w:pPr>
      <w:r>
        <w:t>vport_attr_list[2].id=</w:t>
      </w:r>
      <w:r w:rsidRPr="00C136F4">
        <w:t xml:space="preserve"> </w:t>
      </w:r>
      <w:r>
        <w:t>SAI_BRIDGE_PORT_ATTR_BRIDGE_ID;</w:t>
      </w:r>
    </w:p>
    <w:p w14:paraId="35165682" w14:textId="77777777" w:rsidR="0021042C" w:rsidRDefault="0021042C" w:rsidP="0021042C">
      <w:pPr>
        <w:pStyle w:val="code"/>
      </w:pPr>
      <w:r>
        <w:t>vport_attr_list[2].value=bridge2;</w:t>
      </w:r>
    </w:p>
    <w:p w14:paraId="35017971" w14:textId="77777777" w:rsidR="0021042C" w:rsidRDefault="0021042C" w:rsidP="0021042C">
      <w:pPr>
        <w:pStyle w:val="code"/>
      </w:pPr>
    </w:p>
    <w:p w14:paraId="149CB114" w14:textId="77777777" w:rsidR="0021042C" w:rsidRDefault="0021042C" w:rsidP="000245FF">
      <w:pPr>
        <w:pStyle w:val="code"/>
      </w:pPr>
      <w:r w:rsidRPr="0007558E">
        <w:t>sai_create_</w:t>
      </w:r>
      <w:r w:rsidR="000245FF">
        <w:t>bridge_port</w:t>
      </w:r>
      <w:r>
        <w:t>_fn(&amp;bridge2_tport,3,</w:t>
      </w:r>
      <w:r w:rsidRPr="002343AB">
        <w:t xml:space="preserve"> </w:t>
      </w:r>
      <w:r>
        <w:t>vport_attr_list);</w:t>
      </w:r>
    </w:p>
    <w:p w14:paraId="5A421B9D" w14:textId="77777777" w:rsidR="0021042C" w:rsidRDefault="0021042C" w:rsidP="001E102E">
      <w:pPr>
        <w:pStyle w:val="code"/>
      </w:pPr>
    </w:p>
    <w:p w14:paraId="352A3D96" w14:textId="77777777" w:rsidR="0021042C" w:rsidRDefault="0021042C" w:rsidP="0021042C">
      <w:pPr>
        <w:pStyle w:val="code"/>
      </w:pPr>
      <w:r>
        <w:t xml:space="preserve">// update the encap and decap tunnel mapper </w:t>
      </w:r>
    </w:p>
    <w:p w14:paraId="30897E62" w14:textId="77777777" w:rsidR="0021042C" w:rsidRPr="0021042C" w:rsidRDefault="0021042C" w:rsidP="0021042C">
      <w:pPr>
        <w:pStyle w:val="code"/>
      </w:pPr>
      <w:r w:rsidRPr="0021042C">
        <w:t>sai_attribute_t  tunnel_mapper_attr;</w:t>
      </w:r>
    </w:p>
    <w:p w14:paraId="25C235BE" w14:textId="77777777" w:rsidR="001E102E" w:rsidRPr="0021042C" w:rsidRDefault="0021042C" w:rsidP="0021042C">
      <w:pPr>
        <w:pStyle w:val="code"/>
      </w:pPr>
      <w:r w:rsidRPr="0021042C">
        <w:t>tunnel_mapper_attr.id</w:t>
      </w:r>
      <w:r w:rsidR="001E102E" w:rsidRPr="0021042C">
        <w:t>= SAI_TUNNEL_DECAP_MAPPER;</w:t>
      </w:r>
    </w:p>
    <w:p w14:paraId="26948015" w14:textId="77777777" w:rsidR="0021042C" w:rsidRPr="0021042C" w:rsidRDefault="0021042C" w:rsidP="0021042C">
      <w:pPr>
        <w:pStyle w:val="code"/>
      </w:pPr>
      <w:r w:rsidRPr="0021042C">
        <w:t>tunnel_mapper_attr</w:t>
      </w:r>
      <w:r w:rsidR="001E102E" w:rsidRPr="0021042C">
        <w:t>.value={type-SAI_TUNNEL_MAP_TYPE_VNI_TO_BRIDGE_IF</w:t>
      </w:r>
    </w:p>
    <w:p w14:paraId="2A02791A" w14:textId="77777777" w:rsidR="001E102E" w:rsidRPr="0021042C" w:rsidRDefault="001E102E" w:rsidP="0021042C">
      <w:pPr>
        <w:pStyle w:val="code"/>
      </w:pPr>
      <w:r w:rsidRPr="0021042C">
        <w:t xml:space="preserve"> </w:t>
      </w:r>
      <w:r w:rsidR="0021042C">
        <w:t xml:space="preserve">                          </w:t>
      </w:r>
      <w:r w:rsidRPr="0021042C">
        <w:t>map { vni1-&gt;</w:t>
      </w:r>
      <w:r w:rsidR="0021042C" w:rsidRPr="0021042C">
        <w:t xml:space="preserve"> bridge1_tport</w:t>
      </w:r>
    </w:p>
    <w:p w14:paraId="3BEC9B42" w14:textId="77777777" w:rsidR="0021042C" w:rsidRPr="0021042C" w:rsidRDefault="0021042C" w:rsidP="0021042C">
      <w:pPr>
        <w:pStyle w:val="code"/>
      </w:pPr>
      <w:r w:rsidRPr="0021042C">
        <w:t xml:space="preserve">       </w:t>
      </w:r>
      <w:r>
        <w:t xml:space="preserve">                    </w:t>
      </w:r>
      <w:r w:rsidRPr="0021042C">
        <w:t>vni2-&gt; bridge2_tport}</w:t>
      </w:r>
    </w:p>
    <w:p w14:paraId="7F0D1162" w14:textId="77777777" w:rsidR="001E102E" w:rsidRDefault="001E102E" w:rsidP="001E102E">
      <w:pPr>
        <w:pStyle w:val="code"/>
      </w:pPr>
    </w:p>
    <w:p w14:paraId="3360D7B6" w14:textId="77777777" w:rsidR="00421A73" w:rsidRDefault="00421A73" w:rsidP="001E102E">
      <w:pPr>
        <w:pStyle w:val="code"/>
      </w:pPr>
      <w:ins w:id="72" w:author="Matty Kadosh" w:date="2015-09-07T19:21:00Z">
        <w:r>
          <w:t>sai_set_</w:t>
        </w:r>
      </w:ins>
      <w:ins w:id="73" w:author="Matty Kadosh" w:date="2015-09-21T19:16:00Z">
        <w:r>
          <w:t>tunnel</w:t>
        </w:r>
      </w:ins>
      <w:ins w:id="74" w:author="Matty Kadosh" w:date="2015-09-07T19:21:00Z">
        <w:r>
          <w:t>_attribute_fn</w:t>
        </w:r>
      </w:ins>
      <w:r>
        <w:t>(vxlan_tunnel,&amp;</w:t>
      </w:r>
      <w:r w:rsidRPr="0021042C">
        <w:t>tunnel_mapper_attr</w:t>
      </w:r>
      <w:r>
        <w:t>);</w:t>
      </w:r>
    </w:p>
    <w:p w14:paraId="25402561" w14:textId="77777777" w:rsidR="00421A73" w:rsidRDefault="00421A73" w:rsidP="001E102E">
      <w:pPr>
        <w:pStyle w:val="code"/>
      </w:pPr>
    </w:p>
    <w:p w14:paraId="28E6BFEC" w14:textId="77777777" w:rsidR="00421A73" w:rsidRPr="0021042C" w:rsidRDefault="00421A73" w:rsidP="00421A73">
      <w:pPr>
        <w:pStyle w:val="code"/>
      </w:pPr>
      <w:r w:rsidRPr="0021042C">
        <w:t xml:space="preserve">tunnel_mapper_attr.id= </w:t>
      </w:r>
      <w:r>
        <w:t>SAI_TUNNEL_EN</w:t>
      </w:r>
      <w:r w:rsidRPr="0021042C">
        <w:t>CAP_MAPPER;</w:t>
      </w:r>
    </w:p>
    <w:p w14:paraId="375D97BA" w14:textId="77777777" w:rsidR="00421A73" w:rsidRPr="0021042C" w:rsidRDefault="00421A73" w:rsidP="00421A73">
      <w:pPr>
        <w:pStyle w:val="code"/>
      </w:pPr>
      <w:r w:rsidRPr="0021042C">
        <w:t>tunnel_mapper_attr.value={type-</w:t>
      </w:r>
      <w:r w:rsidRPr="00421A73">
        <w:t xml:space="preserve"> </w:t>
      </w:r>
      <w:r>
        <w:t>SAI_TUNNEL_MAP_TYPE_BRIDGE_IF_TO_VNI</w:t>
      </w:r>
    </w:p>
    <w:p w14:paraId="1C928FFE" w14:textId="77777777" w:rsidR="00421A73" w:rsidRPr="0021042C" w:rsidRDefault="00421A73" w:rsidP="00421A73">
      <w:pPr>
        <w:pStyle w:val="code"/>
      </w:pPr>
      <w:r w:rsidRPr="0021042C">
        <w:t xml:space="preserve"> </w:t>
      </w:r>
      <w:r>
        <w:t xml:space="preserve">                          map { </w:t>
      </w:r>
      <w:r w:rsidRPr="0021042C">
        <w:t>bridge1_tport</w:t>
      </w:r>
      <w:r>
        <w:t>-&gt;nvi1</w:t>
      </w:r>
    </w:p>
    <w:p w14:paraId="3DAAB972" w14:textId="77777777" w:rsidR="00421A73" w:rsidRPr="0021042C" w:rsidRDefault="00421A73" w:rsidP="00421A73">
      <w:pPr>
        <w:pStyle w:val="code"/>
      </w:pPr>
      <w:r w:rsidRPr="0021042C">
        <w:t xml:space="preserve">       </w:t>
      </w:r>
      <w:r>
        <w:t xml:space="preserve">                          </w:t>
      </w:r>
      <w:r w:rsidRPr="0021042C">
        <w:t>bridge2_tport</w:t>
      </w:r>
      <w:r>
        <w:t>-&gt;vni2</w:t>
      </w:r>
      <w:r w:rsidRPr="0021042C">
        <w:t>}</w:t>
      </w:r>
    </w:p>
    <w:p w14:paraId="599930C4" w14:textId="77777777" w:rsidR="00421A73" w:rsidRDefault="00421A73" w:rsidP="00421A73">
      <w:pPr>
        <w:pStyle w:val="code"/>
      </w:pPr>
    </w:p>
    <w:p w14:paraId="64F0ADB0" w14:textId="77777777" w:rsidR="00421A73" w:rsidRDefault="00421A73" w:rsidP="00421A73">
      <w:pPr>
        <w:pStyle w:val="code"/>
      </w:pPr>
      <w:ins w:id="75" w:author="Matty Kadosh" w:date="2015-09-07T19:21:00Z">
        <w:r>
          <w:t>sai_set_</w:t>
        </w:r>
      </w:ins>
      <w:ins w:id="76" w:author="Matty Kadosh" w:date="2015-09-21T19:16:00Z">
        <w:r>
          <w:t>tunnel</w:t>
        </w:r>
      </w:ins>
      <w:ins w:id="77" w:author="Matty Kadosh" w:date="2015-09-07T19:21:00Z">
        <w:r>
          <w:t>_attribute_fn</w:t>
        </w:r>
      </w:ins>
      <w:r>
        <w:t>(vxlan_tunnel,&amp;</w:t>
      </w:r>
      <w:r w:rsidRPr="0021042C">
        <w:t>tunnel_mapper_attr</w:t>
      </w:r>
      <w:r>
        <w:t>);</w:t>
      </w:r>
    </w:p>
    <w:p w14:paraId="004414A7" w14:textId="77777777" w:rsidR="00421A73" w:rsidRDefault="00421A73" w:rsidP="001E102E">
      <w:pPr>
        <w:pStyle w:val="code"/>
      </w:pPr>
    </w:p>
    <w:p w14:paraId="4ED90ABB" w14:textId="77777777" w:rsidR="001E102E" w:rsidRDefault="001E102E" w:rsidP="001E102E">
      <w:pPr>
        <w:pStyle w:val="code"/>
      </w:pPr>
    </w:p>
    <w:p w14:paraId="777D8D63" w14:textId="77777777" w:rsidR="00C136F4" w:rsidRDefault="00C136F4" w:rsidP="00C136F4">
      <w:pPr>
        <w:pStyle w:val="code"/>
      </w:pPr>
    </w:p>
    <w:p w14:paraId="26A5F4F2" w14:textId="77777777" w:rsidR="00A50991" w:rsidRDefault="000816A1" w:rsidP="005775FD">
      <w:pPr>
        <w:pStyle w:val="Heading1"/>
      </w:pPr>
      <w:bookmarkStart w:id="78" w:name="_Toc468125414"/>
      <w:r>
        <w:t>References</w:t>
      </w:r>
      <w:bookmarkEnd w:id="78"/>
    </w:p>
    <w:p w14:paraId="47B2A3A2" w14:textId="77777777" w:rsidR="000816A1" w:rsidRPr="009168CE" w:rsidRDefault="000816A1">
      <w:pPr>
        <w:rPr>
          <w:rFonts w:ascii="Times" w:eastAsia="Times New Roman" w:hAnsi="Times" w:cs="Times New Roman"/>
          <w:sz w:val="20"/>
          <w:szCs w:val="20"/>
        </w:rPr>
      </w:pPr>
    </w:p>
    <w:sectPr w:rsidR="000816A1" w:rsidRPr="009168CE" w:rsidSect="001A20A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tit Jain" w:date="2016-08-31T18:42:00Z" w:initials="A J">
    <w:p w14:paraId="10002A0F" w14:textId="77777777" w:rsidR="000205C9" w:rsidRDefault="000205C9">
      <w:pPr>
        <w:pStyle w:val="CommentText"/>
      </w:pPr>
      <w:r>
        <w:rPr>
          <w:rStyle w:val="CommentReference"/>
        </w:rPr>
        <w:annotationRef/>
      </w:r>
      <w:r>
        <w:t>What is sub port. Is this a port that supports .1D. why to call it sub port?</w:t>
      </w:r>
    </w:p>
  </w:comment>
  <w:comment w:id="3" w:author="Matty Kadosh" w:date="2016-08-31T17:12:00Z" w:initials="MK">
    <w:p w14:paraId="715A457B" w14:textId="77777777" w:rsidR="000205C9" w:rsidRDefault="000205C9">
      <w:pPr>
        <w:pStyle w:val="CommentText"/>
      </w:pPr>
      <w:r>
        <w:rPr>
          <w:rStyle w:val="CommentReference"/>
        </w:rPr>
        <w:annotationRef/>
      </w:r>
      <w:r>
        <w:t xml:space="preserve">It is not only 1.D is also a sub port router interface, it is called sub port since you can divide this phy interface into multiple logical interfaces  </w:t>
      </w:r>
    </w:p>
  </w:comment>
  <w:comment w:id="6" w:author="Atit Jain" w:date="2016-08-31T18:43:00Z" w:initials="A J">
    <w:p w14:paraId="2F287D31" w14:textId="77777777" w:rsidR="000205C9" w:rsidRDefault="000205C9">
      <w:pPr>
        <w:pStyle w:val="CommentText"/>
      </w:pPr>
      <w:r>
        <w:rPr>
          <w:rStyle w:val="CommentReference"/>
        </w:rPr>
        <w:annotationRef/>
      </w:r>
      <w:r>
        <w:t>Example</w:t>
      </w:r>
    </w:p>
  </w:comment>
  <w:comment w:id="7" w:author="Matty Kadosh" w:date="2016-08-31T17:14:00Z" w:initials="MK">
    <w:p w14:paraId="3F577DDE" w14:textId="77777777" w:rsidR="000205C9" w:rsidRDefault="000205C9">
      <w:pPr>
        <w:pStyle w:val="CommentText"/>
      </w:pPr>
      <w:r>
        <w:rPr>
          <w:rStyle w:val="CommentReference"/>
        </w:rPr>
        <w:annotationRef/>
      </w:r>
      <w:r>
        <w:t xml:space="preserve">Thanks </w:t>
      </w:r>
    </w:p>
  </w:comment>
  <w:comment w:id="8" w:author="Atit Jain" w:date="2016-08-31T18:45:00Z" w:initials="A J">
    <w:p w14:paraId="1A8488EA" w14:textId="77777777" w:rsidR="000205C9" w:rsidRDefault="000205C9" w:rsidP="0006687C">
      <w:pPr>
        <w:pStyle w:val="CommentText"/>
      </w:pPr>
      <w:r>
        <w:rPr>
          <w:rStyle w:val="CommentReference"/>
        </w:rPr>
        <w:annotationRef/>
      </w:r>
      <w:r>
        <w:t>Can one also route out of a 802.1D domain similar to the 1Q vlan domain. So like in case one can have a router interface of type vlan, can we have a router interface type .1D (not the vport alone which is equivalent of port router interface)</w:t>
      </w:r>
    </w:p>
  </w:comment>
  <w:comment w:id="9" w:author="Matty Kadosh" w:date="2016-08-31T17:14:00Z" w:initials="MK">
    <w:p w14:paraId="6985359F" w14:textId="77777777" w:rsidR="000205C9" w:rsidRDefault="000205C9">
      <w:pPr>
        <w:pStyle w:val="CommentText"/>
      </w:pPr>
      <w:r>
        <w:rPr>
          <w:rStyle w:val="CommentReference"/>
        </w:rPr>
        <w:annotationRef/>
      </w:r>
      <w:r>
        <w:t xml:space="preserve">Yes you can create router interface on top of 1.D bridge </w:t>
      </w:r>
    </w:p>
  </w:comment>
  <w:comment w:id="11" w:author="Atit Jain" w:date="2016-08-31T16:29:00Z" w:initials="A J">
    <w:p w14:paraId="366712F1" w14:textId="77777777" w:rsidR="000205C9" w:rsidRDefault="000205C9">
      <w:pPr>
        <w:pStyle w:val="CommentText"/>
      </w:pPr>
      <w:r>
        <w:rPr>
          <w:rStyle w:val="CommentReference"/>
        </w:rPr>
        <w:annotationRef/>
      </w:r>
      <w:r>
        <w:t>Could (port,*) be added,</w:t>
      </w:r>
    </w:p>
    <w:p w14:paraId="2B4E7CE5" w14:textId="77777777" w:rsidR="000205C9" w:rsidRDefault="000205C9" w:rsidP="0006687C">
      <w:pPr>
        <w:pStyle w:val="CommentText"/>
      </w:pPr>
      <w:r>
        <w:t>Can PVID be supported?</w:t>
      </w:r>
    </w:p>
    <w:p w14:paraId="7D1A32C2" w14:textId="77777777" w:rsidR="000205C9" w:rsidRDefault="000205C9" w:rsidP="0006687C">
      <w:pPr>
        <w:pStyle w:val="CommentText"/>
      </w:pPr>
      <w:r>
        <w:t>One can only add {port,</w:t>
      </w:r>
    </w:p>
  </w:comment>
  <w:comment w:id="12" w:author="Matty Kadosh" w:date="2016-08-31T17:15:00Z" w:initials="MK">
    <w:p w14:paraId="711A26F2" w14:textId="77777777" w:rsidR="000205C9" w:rsidRDefault="000205C9">
      <w:pPr>
        <w:pStyle w:val="CommentText"/>
      </w:pPr>
      <w:r>
        <w:rPr>
          <w:rStyle w:val="CommentReference"/>
        </w:rPr>
        <w:annotationRef/>
      </w:r>
      <w:r>
        <w:t>The classification to .1D bridge is {port,vlan}</w:t>
      </w:r>
    </w:p>
    <w:p w14:paraId="13551677" w14:textId="77777777" w:rsidR="000205C9" w:rsidRDefault="000205C9" w:rsidP="005801E7">
      <w:pPr>
        <w:pStyle w:val="ListParagraph"/>
      </w:pPr>
      <w:r>
        <w:t xml:space="preserve">Please note that since PVID assignment is done prior to the interface classification untagged packets  Can be classify base on {port,PVID}  </w:t>
      </w:r>
    </w:p>
    <w:p w14:paraId="424B9325" w14:textId="77777777" w:rsidR="000205C9" w:rsidRDefault="000205C9">
      <w:pPr>
        <w:pStyle w:val="CommentText"/>
      </w:pPr>
    </w:p>
    <w:p w14:paraId="6858C9F5" w14:textId="77777777" w:rsidR="000205C9" w:rsidRDefault="000205C9">
      <w:pPr>
        <w:pStyle w:val="CommentText"/>
      </w:pPr>
      <w:r>
        <w:t xml:space="preserve"> </w:t>
      </w:r>
    </w:p>
  </w:comment>
  <w:comment w:id="16" w:author="Atit Jain" w:date="2016-08-31T16:32:00Z" w:initials="A J">
    <w:p w14:paraId="31489BD7" w14:textId="77777777" w:rsidR="000205C9" w:rsidRDefault="000205C9">
      <w:pPr>
        <w:pStyle w:val="CommentText"/>
      </w:pPr>
      <w:r>
        <w:rPr>
          <w:rStyle w:val="CommentReference"/>
        </w:rPr>
        <w:annotationRef/>
      </w:r>
      <w:r>
        <w:t>Which vlan the RIF takes in the .1D bridge flow</w:t>
      </w:r>
    </w:p>
  </w:comment>
  <w:comment w:id="17" w:author="Matty Kadosh" w:date="2016-08-31T17:10:00Z" w:initials="MK">
    <w:p w14:paraId="498F46CB" w14:textId="77777777" w:rsidR="000205C9" w:rsidRDefault="000205C9">
      <w:pPr>
        <w:pStyle w:val="CommentText"/>
      </w:pPr>
      <w:r>
        <w:rPr>
          <w:rStyle w:val="CommentReference"/>
        </w:rPr>
        <w:annotationRef/>
      </w:r>
      <w:r>
        <w:rPr>
          <w:rStyle w:val="CommentReference"/>
        </w:rPr>
        <w:t xml:space="preserve">No vlan  . any way we are going to route this packet and strip the l2 header </w:t>
      </w:r>
    </w:p>
  </w:comment>
  <w:comment w:id="20" w:author="Atit Jain" w:date="2016-08-31T16:34:00Z" w:initials="A J">
    <w:p w14:paraId="189BC2B9" w14:textId="77777777" w:rsidR="000205C9" w:rsidRDefault="000205C9">
      <w:pPr>
        <w:pStyle w:val="CommentText"/>
      </w:pPr>
      <w:r>
        <w:rPr>
          <w:rStyle w:val="CommentReference"/>
        </w:rPr>
        <w:annotationRef/>
      </w:r>
      <w:r>
        <w:t>Should be .1D</w:t>
      </w:r>
    </w:p>
  </w:comment>
  <w:comment w:id="21" w:author="Matty Kadosh" w:date="2016-08-31T17:18:00Z" w:initials="MK">
    <w:p w14:paraId="2A89F90B" w14:textId="77777777" w:rsidR="000205C9" w:rsidRDefault="000205C9">
      <w:pPr>
        <w:pStyle w:val="CommentText"/>
      </w:pPr>
      <w:r>
        <w:rPr>
          <w:rStyle w:val="CommentReference"/>
        </w:rPr>
        <w:annotationRef/>
      </w:r>
      <w:r>
        <w:t xml:space="preserve">Thanks </w:t>
      </w:r>
    </w:p>
  </w:comment>
  <w:comment w:id="23" w:author="Atit Jain" w:date="2016-08-31T18:25:00Z" w:initials="A J">
    <w:p w14:paraId="0A23D991" w14:textId="77777777" w:rsidR="000205C9" w:rsidRDefault="000205C9">
      <w:pPr>
        <w:pStyle w:val="CommentText"/>
      </w:pPr>
      <w:r>
        <w:rPr>
          <w:rStyle w:val="CommentReference"/>
        </w:rPr>
        <w:annotationRef/>
      </w:r>
      <w:r>
        <w:t>Do we have additional type parameter in the port for phy port which will allow .1D creation?</w:t>
      </w:r>
    </w:p>
  </w:comment>
  <w:comment w:id="24" w:author="Matty Kadosh" w:date="2016-08-31T17:19:00Z" w:initials="MK">
    <w:p w14:paraId="1C5E367E" w14:textId="77777777" w:rsidR="000205C9" w:rsidRDefault="000205C9" w:rsidP="005801E7">
      <w:pPr>
        <w:pStyle w:val="code"/>
      </w:pPr>
      <w:r>
        <w:rPr>
          <w:rStyle w:val="CommentReference"/>
        </w:rPr>
        <w:annotationRef/>
      </w:r>
      <w:r>
        <w:t>We add it. It is the port type</w:t>
      </w:r>
      <w:r w:rsidRPr="007409B0">
        <w:t>[</w:t>
      </w:r>
      <w:r>
        <w:t>sai_port_bind_attr_t]</w:t>
      </w:r>
      <w:r w:rsidRPr="007409B0">
        <w:t xml:space="preserve"> */</w:t>
      </w:r>
    </w:p>
    <w:p w14:paraId="655D36B2" w14:textId="77777777" w:rsidR="000205C9" w:rsidRPr="001B350F" w:rsidRDefault="000205C9" w:rsidP="005801E7">
      <w:pPr>
        <w:pStyle w:val="code"/>
        <w:rPr>
          <w:b/>
          <w:bCs/>
        </w:rPr>
      </w:pPr>
      <w:r w:rsidRPr="001B350F">
        <w:rPr>
          <w:b/>
          <w:bCs/>
        </w:rPr>
        <w:t xml:space="preserve">    SAI_PORT_BIND_MODE,</w:t>
      </w:r>
    </w:p>
    <w:p w14:paraId="440829F9" w14:textId="77777777" w:rsidR="000205C9" w:rsidRDefault="000205C9">
      <w:pPr>
        <w:pStyle w:val="CommentText"/>
      </w:pPr>
    </w:p>
  </w:comment>
  <w:comment w:id="25" w:author="Atit Jain" w:date="2016-08-31T16:35:00Z" w:initials="A J">
    <w:p w14:paraId="083F1119" w14:textId="77777777" w:rsidR="000205C9" w:rsidRDefault="000205C9">
      <w:pPr>
        <w:pStyle w:val="CommentText"/>
      </w:pPr>
      <w:r>
        <w:rPr>
          <w:rStyle w:val="CommentReference"/>
        </w:rPr>
        <w:annotationRef/>
      </w:r>
      <w:r>
        <w:t>Why is this limitation</w:t>
      </w:r>
    </w:p>
  </w:comment>
  <w:comment w:id="26" w:author="Matty Kadosh" w:date="2016-08-31T17:21:00Z" w:initials="MK">
    <w:p w14:paraId="767FA52D" w14:textId="77777777" w:rsidR="000205C9" w:rsidRDefault="000205C9">
      <w:pPr>
        <w:pStyle w:val="CommentText"/>
      </w:pPr>
      <w:r>
        <w:rPr>
          <w:rStyle w:val="CommentReference"/>
        </w:rPr>
        <w:annotationRef/>
      </w:r>
      <w:r>
        <w:t xml:space="preserve">Phy port may have multiple vlan in that case the connection into non vlan aware  bride is not define </w:t>
      </w:r>
    </w:p>
  </w:comment>
  <w:comment w:id="30" w:author="Atit Jain" w:date="2016-08-31T18:16:00Z" w:initials="A J">
    <w:p w14:paraId="19F098ED" w14:textId="77777777" w:rsidR="000205C9" w:rsidRDefault="000205C9">
      <w:pPr>
        <w:pStyle w:val="CommentText"/>
      </w:pPr>
      <w:r>
        <w:rPr>
          <w:rStyle w:val="CommentReference"/>
        </w:rPr>
        <w:annotationRef/>
      </w:r>
      <w:r>
        <w:t xml:space="preserve">Where is the ingress flow for the tunnels. So a tunnel terminating in the .1D bridge, how we represent it. </w:t>
      </w:r>
    </w:p>
  </w:comment>
  <w:comment w:id="31" w:author="Matty Kadosh" w:date="2016-08-31T17:27:00Z" w:initials="MK">
    <w:p w14:paraId="3E276D07" w14:textId="77777777" w:rsidR="000205C9" w:rsidRDefault="000205C9">
      <w:pPr>
        <w:pStyle w:val="CommentText"/>
      </w:pPr>
      <w:r>
        <w:rPr>
          <w:rStyle w:val="CommentReference"/>
        </w:rPr>
        <w:annotationRef/>
      </w:r>
      <w:r>
        <w:t xml:space="preserve">We have this flow in the behavioral model proposal </w:t>
      </w:r>
    </w:p>
    <w:p w14:paraId="098E707A" w14:textId="77777777" w:rsidR="000205C9" w:rsidRDefault="000205C9">
      <w:pPr>
        <w:pStyle w:val="CommentText"/>
      </w:pPr>
      <w:r>
        <w:t xml:space="preserve"> </w:t>
      </w:r>
    </w:p>
  </w:comment>
  <w:comment w:id="36" w:author="Atit Jain" w:date="2016-08-31T18:18:00Z" w:initials="A J">
    <w:p w14:paraId="387D9E03" w14:textId="77777777" w:rsidR="000205C9" w:rsidRDefault="000205C9">
      <w:pPr>
        <w:pStyle w:val="CommentText"/>
      </w:pPr>
      <w:r>
        <w:rPr>
          <w:rStyle w:val="CommentReference"/>
        </w:rPr>
        <w:annotationRef/>
      </w:r>
      <w:r>
        <w:t>Are all ports being called as bridge port</w:t>
      </w:r>
    </w:p>
  </w:comment>
  <w:comment w:id="37" w:author="Matty Kadosh" w:date="2016-08-31T17:35:00Z" w:initials="MK">
    <w:p w14:paraId="46239A94" w14:textId="77777777" w:rsidR="000205C9" w:rsidRDefault="000205C9">
      <w:pPr>
        <w:pStyle w:val="CommentText"/>
      </w:pPr>
      <w:r>
        <w:rPr>
          <w:rStyle w:val="CommentReference"/>
        </w:rPr>
        <w:annotationRef/>
      </w:r>
      <w:r>
        <w:t xml:space="preserve">Yes in order to be bridged the bridge is using only bridge port like the router is using RIFs </w:t>
      </w:r>
    </w:p>
  </w:comment>
  <w:comment w:id="40" w:author="Atit Jain" w:date="2016-08-31T18:48:00Z" w:initials="A J">
    <w:p w14:paraId="5EEDF02A" w14:textId="77777777" w:rsidR="000205C9" w:rsidRDefault="000205C9">
      <w:pPr>
        <w:pStyle w:val="CommentText"/>
      </w:pPr>
      <w:r>
        <w:rPr>
          <w:rStyle w:val="CommentReference"/>
        </w:rPr>
        <w:annotationRef/>
      </w:r>
      <w:r>
        <w:t xml:space="preserve">I think we will need .1D bridge member in the current model where we have vlan and 1D bridge separate </w:t>
      </w:r>
    </w:p>
  </w:comment>
  <w:comment w:id="41" w:author="Matty Kadosh" w:date="2016-08-31T17:37:00Z" w:initials="MK">
    <w:p w14:paraId="69235146" w14:textId="77777777" w:rsidR="000205C9" w:rsidRDefault="000205C9">
      <w:pPr>
        <w:pStyle w:val="CommentText"/>
      </w:pPr>
      <w:r>
        <w:rPr>
          <w:rStyle w:val="CommentReference"/>
        </w:rPr>
        <w:annotationRef/>
      </w:r>
      <w:r>
        <w:t xml:space="preserve">Lest discuses in the bridge meeting  </w:t>
      </w:r>
    </w:p>
  </w:comment>
  <w:comment w:id="43" w:author="Atit Jain" w:date="2016-08-31T18:49:00Z" w:initials="A J">
    <w:p w14:paraId="0AF1D85A" w14:textId="77777777" w:rsidR="000205C9" w:rsidRDefault="000205C9">
      <w:pPr>
        <w:pStyle w:val="CommentText"/>
      </w:pPr>
      <w:r>
        <w:rPr>
          <w:rStyle w:val="CommentReference"/>
        </w:rPr>
        <w:annotationRef/>
      </w:r>
      <w:r>
        <w:t>What is sub- port here. From figure in the doc it looks like the physical port on which the vports are created. Here it should be the vport or bridge_port</w:t>
      </w:r>
    </w:p>
  </w:comment>
  <w:comment w:id="44" w:author="Matty Kadosh" w:date="2016-08-31T17:38:00Z" w:initials="MK">
    <w:p w14:paraId="7B05BA13" w14:textId="77777777" w:rsidR="000205C9" w:rsidRDefault="000205C9">
      <w:pPr>
        <w:pStyle w:val="CommentText"/>
      </w:pPr>
      <w:r>
        <w:rPr>
          <w:rStyle w:val="CommentReference"/>
        </w:rPr>
        <w:annotationRef/>
      </w:r>
      <w:r>
        <w:t xml:space="preserve">It is the type of the RIF </w:t>
      </w:r>
    </w:p>
  </w:comment>
  <w:comment w:id="47" w:author="Atit Jain" w:date="2016-08-31T18:30:00Z" w:initials="A J">
    <w:p w14:paraId="25C072C0" w14:textId="77777777" w:rsidR="000205C9" w:rsidRDefault="000205C9">
      <w:pPr>
        <w:pStyle w:val="CommentText"/>
      </w:pPr>
      <w:r>
        <w:rPr>
          <w:rStyle w:val="CommentReference"/>
        </w:rPr>
        <w:annotationRef/>
      </w:r>
      <w:r>
        <w:t xml:space="preserve">Is this to indicate the type of the bridge port. Can we have an attribute </w:t>
      </w:r>
      <w:r w:rsidRPr="008676B3">
        <w:rPr>
          <w:color w:val="FF0000"/>
        </w:rPr>
        <w:t>SAI_BRIDGE_PORT_TYPE</w:t>
      </w:r>
      <w:r>
        <w:rPr>
          <w:color w:val="FF0000"/>
        </w:rPr>
        <w:t xml:space="preserve"> with values as enum of 1Q, 1D etc</w:t>
      </w:r>
    </w:p>
  </w:comment>
  <w:comment w:id="48" w:author="Atit Jain" w:date="2016-08-31T18:33:00Z" w:initials="A J">
    <w:p w14:paraId="62FEEF5D" w14:textId="77777777" w:rsidR="000205C9" w:rsidRDefault="000205C9">
      <w:pPr>
        <w:pStyle w:val="CommentText"/>
      </w:pPr>
      <w:r>
        <w:rPr>
          <w:rStyle w:val="CommentReference"/>
        </w:rPr>
        <w:annotationRef/>
      </w:r>
      <w:r>
        <w:t>Why not call this as the virtual port as it can be bridge port or rif</w:t>
      </w:r>
    </w:p>
  </w:comment>
  <w:comment w:id="49" w:author="Matty Kadosh" w:date="2016-08-31T17:41:00Z" w:initials="MK">
    <w:p w14:paraId="6931A4CA" w14:textId="77777777" w:rsidR="000205C9" w:rsidRDefault="000205C9">
      <w:pPr>
        <w:pStyle w:val="CommentText"/>
      </w:pPr>
      <w:r>
        <w:rPr>
          <w:rStyle w:val="CommentReference"/>
        </w:rPr>
        <w:annotationRef/>
      </w:r>
      <w:r>
        <w:t xml:space="preserve">The bridge port can only be bridged it can't be a RIF </w:t>
      </w:r>
    </w:p>
  </w:comment>
  <w:comment w:id="50" w:author="Atit Jain" w:date="2016-08-31T18:41:00Z" w:initials="A J">
    <w:p w14:paraId="308BC9B4" w14:textId="77777777" w:rsidR="000205C9" w:rsidRDefault="000205C9">
      <w:pPr>
        <w:pStyle w:val="CommentText"/>
      </w:pPr>
      <w:r>
        <w:rPr>
          <w:rStyle w:val="CommentReference"/>
        </w:rPr>
        <w:annotationRef/>
      </w:r>
      <w:r>
        <w:t>typo</w:t>
      </w:r>
    </w:p>
  </w:comment>
  <w:comment w:id="51" w:author="Matty Kadosh" w:date="2016-08-31T17:42:00Z" w:initials="MK">
    <w:p w14:paraId="7DC5BC94" w14:textId="77777777" w:rsidR="000205C9" w:rsidRDefault="000205C9">
      <w:pPr>
        <w:pStyle w:val="CommentText"/>
      </w:pPr>
      <w:r>
        <w:rPr>
          <w:rStyle w:val="CommentReference"/>
        </w:rPr>
        <w:annotationRef/>
      </w:r>
      <w:r>
        <w:t xml:space="preserve">thanks </w:t>
      </w:r>
    </w:p>
  </w:comment>
  <w:comment w:id="54" w:author="Atit Jain" w:date="2016-08-31T18:51:00Z" w:initials="A J">
    <w:p w14:paraId="25E070D4" w14:textId="77777777" w:rsidR="000205C9" w:rsidRDefault="000205C9">
      <w:pPr>
        <w:pStyle w:val="CommentText"/>
      </w:pPr>
      <w:r>
        <w:rPr>
          <w:rStyle w:val="CommentReference"/>
        </w:rPr>
        <w:annotationRef/>
      </w:r>
      <w:r>
        <w:t>I think we need the learning attributes like limit etc</w:t>
      </w:r>
    </w:p>
    <w:p w14:paraId="2E55409F" w14:textId="77777777" w:rsidR="000205C9" w:rsidRDefault="000205C9">
      <w:pPr>
        <w:pStyle w:val="CommentText"/>
      </w:pPr>
      <w:r>
        <w:t>We will also need the stp instance for this.</w:t>
      </w:r>
    </w:p>
    <w:p w14:paraId="179CD1CE" w14:textId="77777777" w:rsidR="000205C9" w:rsidRDefault="000205C9">
      <w:pPr>
        <w:pStyle w:val="CommentText"/>
      </w:pPr>
      <w:r>
        <w:t xml:space="preserve">Rather we should have a this object with type .1D or .1Q and remaining attributes same. The object id should take care of type of the member type in the list </w:t>
      </w:r>
    </w:p>
  </w:comment>
  <w:comment w:id="55" w:author="Matty Kadosh" w:date="2016-08-31T17:46:00Z" w:initials="MK">
    <w:p w14:paraId="76298E98" w14:textId="77777777" w:rsidR="000205C9" w:rsidRDefault="000205C9">
      <w:pPr>
        <w:pStyle w:val="CommentText"/>
      </w:pPr>
      <w:r>
        <w:rPr>
          <w:rStyle w:val="CommentReference"/>
        </w:rPr>
        <w:annotationRef/>
      </w:r>
      <w:r>
        <w:t xml:space="preserve">Lets discuss in the bridge meeting </w:t>
      </w:r>
    </w:p>
  </w:comment>
  <w:comment w:id="56" w:author="Atit Jain" w:date="2016-08-31T18:21:00Z" w:initials="A J">
    <w:p w14:paraId="3350575A" w14:textId="77777777" w:rsidR="000205C9" w:rsidRDefault="000205C9">
      <w:pPr>
        <w:pStyle w:val="CommentText"/>
      </w:pPr>
      <w:r>
        <w:rPr>
          <w:rStyle w:val="CommentReference"/>
        </w:rPr>
        <w:annotationRef/>
      </w:r>
      <w:r>
        <w:t>SAI_BRIDGE_ATTR_BRIDGE_PORT_LIST</w:t>
      </w:r>
    </w:p>
    <w:p w14:paraId="2C33F488" w14:textId="77777777" w:rsidR="000205C9" w:rsidRDefault="000205C9">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002A0F" w15:done="0"/>
  <w15:commentEx w15:paraId="715A457B" w15:done="0"/>
  <w15:commentEx w15:paraId="2F287D31" w15:done="0"/>
  <w15:commentEx w15:paraId="3F577DDE" w15:done="0"/>
  <w15:commentEx w15:paraId="1A8488EA" w15:done="0"/>
  <w15:commentEx w15:paraId="6985359F" w15:done="0"/>
  <w15:commentEx w15:paraId="7D1A32C2" w15:done="0"/>
  <w15:commentEx w15:paraId="6858C9F5" w15:done="0"/>
  <w15:commentEx w15:paraId="31489BD7" w15:done="0"/>
  <w15:commentEx w15:paraId="498F46CB" w15:done="0"/>
  <w15:commentEx w15:paraId="189BC2B9" w15:done="0"/>
  <w15:commentEx w15:paraId="2A89F90B" w15:done="0"/>
  <w15:commentEx w15:paraId="0A23D991" w15:done="0"/>
  <w15:commentEx w15:paraId="440829F9" w15:done="0"/>
  <w15:commentEx w15:paraId="083F1119" w15:done="0"/>
  <w15:commentEx w15:paraId="767FA52D" w15:done="0"/>
  <w15:commentEx w15:paraId="19F098ED" w15:done="0"/>
  <w15:commentEx w15:paraId="098E707A" w15:done="0"/>
  <w15:commentEx w15:paraId="387D9E03" w15:done="0"/>
  <w15:commentEx w15:paraId="46239A94" w15:done="0"/>
  <w15:commentEx w15:paraId="5EEDF02A" w15:done="0"/>
  <w15:commentEx w15:paraId="69235146" w15:done="0"/>
  <w15:commentEx w15:paraId="0AF1D85A" w15:done="0"/>
  <w15:commentEx w15:paraId="7B05BA13" w15:done="0"/>
  <w15:commentEx w15:paraId="25C072C0" w15:done="0"/>
  <w15:commentEx w15:paraId="62FEEF5D" w15:done="0"/>
  <w15:commentEx w15:paraId="6931A4CA" w15:done="0"/>
  <w15:commentEx w15:paraId="308BC9B4" w15:done="0"/>
  <w15:commentEx w15:paraId="7DC5BC94" w15:done="0"/>
  <w15:commentEx w15:paraId="179CD1CE" w15:done="0"/>
  <w15:commentEx w15:paraId="76298E98" w15:done="0"/>
  <w15:commentEx w15:paraId="2C33F4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F9B1A" w14:textId="77777777" w:rsidR="00E53214" w:rsidRDefault="00E53214" w:rsidP="005521CB">
      <w:r>
        <w:separator/>
      </w:r>
    </w:p>
  </w:endnote>
  <w:endnote w:type="continuationSeparator" w:id="0">
    <w:p w14:paraId="4AF1E799" w14:textId="77777777" w:rsidR="00E53214" w:rsidRDefault="00E53214" w:rsidP="0055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77C97" w14:textId="77777777" w:rsidR="00E53214" w:rsidRDefault="00E53214" w:rsidP="005521CB">
      <w:r>
        <w:separator/>
      </w:r>
    </w:p>
  </w:footnote>
  <w:footnote w:type="continuationSeparator" w:id="0">
    <w:p w14:paraId="28A900F6" w14:textId="77777777" w:rsidR="00E53214" w:rsidRDefault="00E53214" w:rsidP="005521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4178"/>
    <w:multiLevelType w:val="hybridMultilevel"/>
    <w:tmpl w:val="B784C1C2"/>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02A7"/>
    <w:multiLevelType w:val="hybridMultilevel"/>
    <w:tmpl w:val="EB44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72C2D"/>
    <w:multiLevelType w:val="hybridMultilevel"/>
    <w:tmpl w:val="80A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53BA7"/>
    <w:multiLevelType w:val="hybridMultilevel"/>
    <w:tmpl w:val="77E2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E73D8"/>
    <w:multiLevelType w:val="hybridMultilevel"/>
    <w:tmpl w:val="D8C6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46E01"/>
    <w:multiLevelType w:val="hybridMultilevel"/>
    <w:tmpl w:val="90B6F8DC"/>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45C02"/>
    <w:multiLevelType w:val="multilevel"/>
    <w:tmpl w:val="940401AA"/>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535BE4"/>
    <w:multiLevelType w:val="hybridMultilevel"/>
    <w:tmpl w:val="09D6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671EB"/>
    <w:multiLevelType w:val="hybridMultilevel"/>
    <w:tmpl w:val="1210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F90"/>
    <w:multiLevelType w:val="hybridMultilevel"/>
    <w:tmpl w:val="637A9940"/>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01857"/>
    <w:multiLevelType w:val="hybridMultilevel"/>
    <w:tmpl w:val="0F5237F4"/>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C79D9"/>
    <w:multiLevelType w:val="hybridMultilevel"/>
    <w:tmpl w:val="A392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34F4E"/>
    <w:multiLevelType w:val="multilevel"/>
    <w:tmpl w:val="D7CAEB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058" w:hanging="64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881337"/>
    <w:multiLevelType w:val="hybridMultilevel"/>
    <w:tmpl w:val="C34A9058"/>
    <w:lvl w:ilvl="0" w:tplc="608422D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5531D"/>
    <w:multiLevelType w:val="hybridMultilevel"/>
    <w:tmpl w:val="825CA2C6"/>
    <w:lvl w:ilvl="0" w:tplc="13702792">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41146494"/>
    <w:multiLevelType w:val="hybridMultilevel"/>
    <w:tmpl w:val="E3BA14E8"/>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B110F"/>
    <w:multiLevelType w:val="hybridMultilevel"/>
    <w:tmpl w:val="655838DA"/>
    <w:lvl w:ilvl="0" w:tplc="1370279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F6E52"/>
    <w:multiLevelType w:val="hybridMultilevel"/>
    <w:tmpl w:val="3662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A45ED"/>
    <w:multiLevelType w:val="multilevel"/>
    <w:tmpl w:val="1F8CA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590D16"/>
    <w:multiLevelType w:val="multilevel"/>
    <w:tmpl w:val="C92AF250"/>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D6761D0"/>
    <w:multiLevelType w:val="hybridMultilevel"/>
    <w:tmpl w:val="6C1A8458"/>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26529"/>
    <w:multiLevelType w:val="hybridMultilevel"/>
    <w:tmpl w:val="D326E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2631F20"/>
    <w:multiLevelType w:val="hybridMultilevel"/>
    <w:tmpl w:val="7B74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34AF3"/>
    <w:multiLevelType w:val="hybridMultilevel"/>
    <w:tmpl w:val="3702BED2"/>
    <w:lvl w:ilvl="0" w:tplc="1A80F9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730B8"/>
    <w:multiLevelType w:val="hybridMultilevel"/>
    <w:tmpl w:val="109229EC"/>
    <w:lvl w:ilvl="0" w:tplc="528C3A8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1DD1"/>
    <w:multiLevelType w:val="hybridMultilevel"/>
    <w:tmpl w:val="82160BD6"/>
    <w:lvl w:ilvl="0" w:tplc="608422D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6"/>
  </w:num>
  <w:num w:numId="4">
    <w:abstractNumId w:val="14"/>
  </w:num>
  <w:num w:numId="5">
    <w:abstractNumId w:val="25"/>
  </w:num>
  <w:num w:numId="6">
    <w:abstractNumId w:val="13"/>
  </w:num>
  <w:num w:numId="7">
    <w:abstractNumId w:val="21"/>
  </w:num>
  <w:num w:numId="8">
    <w:abstractNumId w:val="2"/>
  </w:num>
  <w:num w:numId="9">
    <w:abstractNumId w:val="7"/>
  </w:num>
  <w:num w:numId="10">
    <w:abstractNumId w:val="1"/>
  </w:num>
  <w:num w:numId="11">
    <w:abstractNumId w:val="23"/>
  </w:num>
  <w:num w:numId="12">
    <w:abstractNumId w:val="18"/>
  </w:num>
  <w:num w:numId="13">
    <w:abstractNumId w:val="6"/>
  </w:num>
  <w:num w:numId="14">
    <w:abstractNumId w:val="12"/>
  </w:num>
  <w:num w:numId="15">
    <w:abstractNumId w:val="19"/>
  </w:num>
  <w:num w:numId="16">
    <w:abstractNumId w:val="24"/>
  </w:num>
  <w:num w:numId="17">
    <w:abstractNumId w:val="17"/>
  </w:num>
  <w:num w:numId="18">
    <w:abstractNumId w:val="0"/>
  </w:num>
  <w:num w:numId="19">
    <w:abstractNumId w:val="9"/>
  </w:num>
  <w:num w:numId="20">
    <w:abstractNumId w:val="15"/>
  </w:num>
  <w:num w:numId="21">
    <w:abstractNumId w:val="10"/>
  </w:num>
  <w:num w:numId="22">
    <w:abstractNumId w:val="20"/>
  </w:num>
  <w:num w:numId="23">
    <w:abstractNumId w:val="5"/>
  </w:num>
  <w:num w:numId="24">
    <w:abstractNumId w:val="4"/>
  </w:num>
  <w:num w:numId="25">
    <w:abstractNumId w:val="22"/>
  </w:num>
  <w:num w:numId="26">
    <w:abstractNumId w:va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377"/>
    <w:rsid w:val="00000166"/>
    <w:rsid w:val="00007C07"/>
    <w:rsid w:val="000101DD"/>
    <w:rsid w:val="000205C9"/>
    <w:rsid w:val="00020703"/>
    <w:rsid w:val="000245FF"/>
    <w:rsid w:val="00027F64"/>
    <w:rsid w:val="00032E04"/>
    <w:rsid w:val="00034CD3"/>
    <w:rsid w:val="00037AB9"/>
    <w:rsid w:val="00040D4C"/>
    <w:rsid w:val="0005191A"/>
    <w:rsid w:val="00055ED5"/>
    <w:rsid w:val="0006687C"/>
    <w:rsid w:val="000669B7"/>
    <w:rsid w:val="0007024F"/>
    <w:rsid w:val="00074DA7"/>
    <w:rsid w:val="0007558E"/>
    <w:rsid w:val="000816A1"/>
    <w:rsid w:val="00091EAD"/>
    <w:rsid w:val="00094D76"/>
    <w:rsid w:val="00095F67"/>
    <w:rsid w:val="000975D7"/>
    <w:rsid w:val="000B2217"/>
    <w:rsid w:val="000B7009"/>
    <w:rsid w:val="000C4086"/>
    <w:rsid w:val="000C6277"/>
    <w:rsid w:val="000D2F7E"/>
    <w:rsid w:val="000E5281"/>
    <w:rsid w:val="000E6A4F"/>
    <w:rsid w:val="00104485"/>
    <w:rsid w:val="001228A3"/>
    <w:rsid w:val="001318EB"/>
    <w:rsid w:val="00132B6D"/>
    <w:rsid w:val="001341BD"/>
    <w:rsid w:val="00145E30"/>
    <w:rsid w:val="0014617B"/>
    <w:rsid w:val="00175533"/>
    <w:rsid w:val="00176061"/>
    <w:rsid w:val="001834FA"/>
    <w:rsid w:val="00194A2B"/>
    <w:rsid w:val="001A20A1"/>
    <w:rsid w:val="001A5F18"/>
    <w:rsid w:val="001A6634"/>
    <w:rsid w:val="001B167D"/>
    <w:rsid w:val="001B350F"/>
    <w:rsid w:val="001C5B7F"/>
    <w:rsid w:val="001D1C9B"/>
    <w:rsid w:val="001E102E"/>
    <w:rsid w:val="0021042C"/>
    <w:rsid w:val="00216A3A"/>
    <w:rsid w:val="00222256"/>
    <w:rsid w:val="00222621"/>
    <w:rsid w:val="002262F2"/>
    <w:rsid w:val="00231F58"/>
    <w:rsid w:val="002343AB"/>
    <w:rsid w:val="0025105E"/>
    <w:rsid w:val="00254813"/>
    <w:rsid w:val="00256978"/>
    <w:rsid w:val="00273C57"/>
    <w:rsid w:val="002825C8"/>
    <w:rsid w:val="00287EF6"/>
    <w:rsid w:val="0029050B"/>
    <w:rsid w:val="002947F4"/>
    <w:rsid w:val="002B4B55"/>
    <w:rsid w:val="002B7D38"/>
    <w:rsid w:val="002C0F26"/>
    <w:rsid w:val="002C4765"/>
    <w:rsid w:val="002D4982"/>
    <w:rsid w:val="002F1306"/>
    <w:rsid w:val="002F5DAB"/>
    <w:rsid w:val="0030172F"/>
    <w:rsid w:val="00325B77"/>
    <w:rsid w:val="00330D99"/>
    <w:rsid w:val="003342F3"/>
    <w:rsid w:val="0036420A"/>
    <w:rsid w:val="00364559"/>
    <w:rsid w:val="00372556"/>
    <w:rsid w:val="00382B69"/>
    <w:rsid w:val="00385D41"/>
    <w:rsid w:val="003A6F2E"/>
    <w:rsid w:val="003C3539"/>
    <w:rsid w:val="003C6A02"/>
    <w:rsid w:val="003D1EA5"/>
    <w:rsid w:val="003E4434"/>
    <w:rsid w:val="003E5D32"/>
    <w:rsid w:val="004152EC"/>
    <w:rsid w:val="00421A73"/>
    <w:rsid w:val="00434C1F"/>
    <w:rsid w:val="00436AEA"/>
    <w:rsid w:val="0044432D"/>
    <w:rsid w:val="00465780"/>
    <w:rsid w:val="0048158D"/>
    <w:rsid w:val="0049226E"/>
    <w:rsid w:val="004A5F03"/>
    <w:rsid w:val="004A7C22"/>
    <w:rsid w:val="004C06AE"/>
    <w:rsid w:val="004C43C3"/>
    <w:rsid w:val="004C754F"/>
    <w:rsid w:val="004D3364"/>
    <w:rsid w:val="004E39BD"/>
    <w:rsid w:val="004E3CB6"/>
    <w:rsid w:val="004F3455"/>
    <w:rsid w:val="004F45BB"/>
    <w:rsid w:val="005065AD"/>
    <w:rsid w:val="00511D01"/>
    <w:rsid w:val="00512D5E"/>
    <w:rsid w:val="0052561B"/>
    <w:rsid w:val="0053133B"/>
    <w:rsid w:val="00541AE3"/>
    <w:rsid w:val="00547A6E"/>
    <w:rsid w:val="005521CB"/>
    <w:rsid w:val="005554F7"/>
    <w:rsid w:val="00556913"/>
    <w:rsid w:val="005660EB"/>
    <w:rsid w:val="005775FD"/>
    <w:rsid w:val="005801E7"/>
    <w:rsid w:val="005809B6"/>
    <w:rsid w:val="00586A99"/>
    <w:rsid w:val="00593E68"/>
    <w:rsid w:val="00595965"/>
    <w:rsid w:val="005B6EC1"/>
    <w:rsid w:val="005D7729"/>
    <w:rsid w:val="005E0924"/>
    <w:rsid w:val="005E211D"/>
    <w:rsid w:val="005E2958"/>
    <w:rsid w:val="005F19F5"/>
    <w:rsid w:val="005F5587"/>
    <w:rsid w:val="00603B37"/>
    <w:rsid w:val="0064130B"/>
    <w:rsid w:val="00677081"/>
    <w:rsid w:val="006773B2"/>
    <w:rsid w:val="006847EF"/>
    <w:rsid w:val="006848CB"/>
    <w:rsid w:val="0069075C"/>
    <w:rsid w:val="00696701"/>
    <w:rsid w:val="006A53CB"/>
    <w:rsid w:val="006A670F"/>
    <w:rsid w:val="006B295F"/>
    <w:rsid w:val="006D09D5"/>
    <w:rsid w:val="006D2353"/>
    <w:rsid w:val="006D69FC"/>
    <w:rsid w:val="006D6A98"/>
    <w:rsid w:val="006E6860"/>
    <w:rsid w:val="006E7377"/>
    <w:rsid w:val="00721796"/>
    <w:rsid w:val="00734F97"/>
    <w:rsid w:val="007409B0"/>
    <w:rsid w:val="00742121"/>
    <w:rsid w:val="00750D31"/>
    <w:rsid w:val="00752527"/>
    <w:rsid w:val="0076237E"/>
    <w:rsid w:val="00787AD7"/>
    <w:rsid w:val="007A105C"/>
    <w:rsid w:val="007A3E66"/>
    <w:rsid w:val="007C2320"/>
    <w:rsid w:val="007C3AC9"/>
    <w:rsid w:val="007C6D4C"/>
    <w:rsid w:val="007D115A"/>
    <w:rsid w:val="007E4EC9"/>
    <w:rsid w:val="008009BA"/>
    <w:rsid w:val="00802CCF"/>
    <w:rsid w:val="00803BA6"/>
    <w:rsid w:val="0081520E"/>
    <w:rsid w:val="008175E3"/>
    <w:rsid w:val="00826122"/>
    <w:rsid w:val="008328D8"/>
    <w:rsid w:val="00846033"/>
    <w:rsid w:val="00846DB3"/>
    <w:rsid w:val="0085150B"/>
    <w:rsid w:val="008676B3"/>
    <w:rsid w:val="008704B4"/>
    <w:rsid w:val="00876BE7"/>
    <w:rsid w:val="00877EC4"/>
    <w:rsid w:val="00882848"/>
    <w:rsid w:val="0089162C"/>
    <w:rsid w:val="00897490"/>
    <w:rsid w:val="008A007D"/>
    <w:rsid w:val="008B3A70"/>
    <w:rsid w:val="008D4A00"/>
    <w:rsid w:val="008E0D0B"/>
    <w:rsid w:val="008E147A"/>
    <w:rsid w:val="008E6B84"/>
    <w:rsid w:val="009036A2"/>
    <w:rsid w:val="00906612"/>
    <w:rsid w:val="009168CE"/>
    <w:rsid w:val="00943C54"/>
    <w:rsid w:val="00954222"/>
    <w:rsid w:val="00954E80"/>
    <w:rsid w:val="00960CB0"/>
    <w:rsid w:val="00963ED3"/>
    <w:rsid w:val="00965E4A"/>
    <w:rsid w:val="009832EE"/>
    <w:rsid w:val="00987231"/>
    <w:rsid w:val="00990FB2"/>
    <w:rsid w:val="009A4D90"/>
    <w:rsid w:val="009B5E64"/>
    <w:rsid w:val="009D2C4C"/>
    <w:rsid w:val="009D3057"/>
    <w:rsid w:val="009D38E5"/>
    <w:rsid w:val="009D7B03"/>
    <w:rsid w:val="009E2C7D"/>
    <w:rsid w:val="009E5FFC"/>
    <w:rsid w:val="009E795C"/>
    <w:rsid w:val="009F1147"/>
    <w:rsid w:val="009F3260"/>
    <w:rsid w:val="009F4431"/>
    <w:rsid w:val="009F4FB5"/>
    <w:rsid w:val="00A05597"/>
    <w:rsid w:val="00A13BC8"/>
    <w:rsid w:val="00A15916"/>
    <w:rsid w:val="00A271F9"/>
    <w:rsid w:val="00A27EDF"/>
    <w:rsid w:val="00A31850"/>
    <w:rsid w:val="00A375FA"/>
    <w:rsid w:val="00A50991"/>
    <w:rsid w:val="00A55F92"/>
    <w:rsid w:val="00A646B5"/>
    <w:rsid w:val="00A763EF"/>
    <w:rsid w:val="00A87CDE"/>
    <w:rsid w:val="00A92BC1"/>
    <w:rsid w:val="00A93A93"/>
    <w:rsid w:val="00A94B59"/>
    <w:rsid w:val="00A95104"/>
    <w:rsid w:val="00A969CE"/>
    <w:rsid w:val="00A973D3"/>
    <w:rsid w:val="00AA65DF"/>
    <w:rsid w:val="00AB4049"/>
    <w:rsid w:val="00AC0759"/>
    <w:rsid w:val="00AC0EBB"/>
    <w:rsid w:val="00AC3D41"/>
    <w:rsid w:val="00AD1670"/>
    <w:rsid w:val="00AD2E55"/>
    <w:rsid w:val="00AD7E3C"/>
    <w:rsid w:val="00AE4B22"/>
    <w:rsid w:val="00AF2E6F"/>
    <w:rsid w:val="00AF31AF"/>
    <w:rsid w:val="00AF3BCD"/>
    <w:rsid w:val="00AF4F2D"/>
    <w:rsid w:val="00AF7FE7"/>
    <w:rsid w:val="00B00BF4"/>
    <w:rsid w:val="00B04AD7"/>
    <w:rsid w:val="00B05136"/>
    <w:rsid w:val="00B10A85"/>
    <w:rsid w:val="00B14B3A"/>
    <w:rsid w:val="00B16BBB"/>
    <w:rsid w:val="00B31466"/>
    <w:rsid w:val="00B37564"/>
    <w:rsid w:val="00B5548A"/>
    <w:rsid w:val="00B6483D"/>
    <w:rsid w:val="00BC2AE2"/>
    <w:rsid w:val="00BC349C"/>
    <w:rsid w:val="00BD6B3A"/>
    <w:rsid w:val="00BE1BA3"/>
    <w:rsid w:val="00C136F4"/>
    <w:rsid w:val="00C44960"/>
    <w:rsid w:val="00C52A1A"/>
    <w:rsid w:val="00C67069"/>
    <w:rsid w:val="00C67699"/>
    <w:rsid w:val="00CA236D"/>
    <w:rsid w:val="00CA47E8"/>
    <w:rsid w:val="00CE02F5"/>
    <w:rsid w:val="00CE5E37"/>
    <w:rsid w:val="00CE7208"/>
    <w:rsid w:val="00CF0378"/>
    <w:rsid w:val="00CF2C17"/>
    <w:rsid w:val="00D05114"/>
    <w:rsid w:val="00D05536"/>
    <w:rsid w:val="00D05BBC"/>
    <w:rsid w:val="00D13782"/>
    <w:rsid w:val="00D138A4"/>
    <w:rsid w:val="00D176A2"/>
    <w:rsid w:val="00D24CC1"/>
    <w:rsid w:val="00D358C5"/>
    <w:rsid w:val="00D37BA2"/>
    <w:rsid w:val="00D37DD7"/>
    <w:rsid w:val="00D409A5"/>
    <w:rsid w:val="00D664B9"/>
    <w:rsid w:val="00D71830"/>
    <w:rsid w:val="00D76B59"/>
    <w:rsid w:val="00D776FE"/>
    <w:rsid w:val="00D829B1"/>
    <w:rsid w:val="00D95FC5"/>
    <w:rsid w:val="00DA5C51"/>
    <w:rsid w:val="00DB554A"/>
    <w:rsid w:val="00DD55CA"/>
    <w:rsid w:val="00DE1DF7"/>
    <w:rsid w:val="00DE44B9"/>
    <w:rsid w:val="00DE6614"/>
    <w:rsid w:val="00E20AB7"/>
    <w:rsid w:val="00E233A0"/>
    <w:rsid w:val="00E2503F"/>
    <w:rsid w:val="00E25434"/>
    <w:rsid w:val="00E263BB"/>
    <w:rsid w:val="00E315DC"/>
    <w:rsid w:val="00E322E4"/>
    <w:rsid w:val="00E33194"/>
    <w:rsid w:val="00E352C6"/>
    <w:rsid w:val="00E36E15"/>
    <w:rsid w:val="00E437CD"/>
    <w:rsid w:val="00E445A4"/>
    <w:rsid w:val="00E52D83"/>
    <w:rsid w:val="00E53214"/>
    <w:rsid w:val="00E566D4"/>
    <w:rsid w:val="00E93B6C"/>
    <w:rsid w:val="00E946BD"/>
    <w:rsid w:val="00EA5506"/>
    <w:rsid w:val="00ED36A7"/>
    <w:rsid w:val="00EE269F"/>
    <w:rsid w:val="00EE40F4"/>
    <w:rsid w:val="00EF1904"/>
    <w:rsid w:val="00F2015B"/>
    <w:rsid w:val="00F204E6"/>
    <w:rsid w:val="00F251A6"/>
    <w:rsid w:val="00F275F1"/>
    <w:rsid w:val="00F35A76"/>
    <w:rsid w:val="00F369AB"/>
    <w:rsid w:val="00F44EFF"/>
    <w:rsid w:val="00F60361"/>
    <w:rsid w:val="00F70D94"/>
    <w:rsid w:val="00F86FBA"/>
    <w:rsid w:val="00F87612"/>
    <w:rsid w:val="00FD30D4"/>
    <w:rsid w:val="00FD3407"/>
    <w:rsid w:val="00FD7BF5"/>
    <w:rsid w:val="00FE249C"/>
    <w:rsid w:val="00FE26C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F0416A"/>
  <w14:defaultImageDpi w14:val="300"/>
  <w15:docId w15:val="{51CA48E7-92E4-48D9-8BFC-524FDF02C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C9B"/>
    <w:rPr>
      <w:rFonts w:ascii="Calibri" w:hAnsi="Calibri"/>
    </w:rPr>
  </w:style>
  <w:style w:type="paragraph" w:styleId="Heading1">
    <w:name w:val="heading 1"/>
    <w:basedOn w:val="Normal"/>
    <w:next w:val="Normal"/>
    <w:link w:val="Heading1Char"/>
    <w:uiPriority w:val="9"/>
    <w:qFormat/>
    <w:rsid w:val="00A94B59"/>
    <w:pPr>
      <w:keepNext/>
      <w:keepLines/>
      <w:numPr>
        <w:numId w:val="14"/>
      </w:numPr>
      <w:spacing w:before="480"/>
      <w:outlineLvl w:val="0"/>
    </w:pPr>
    <w:rPr>
      <w:rFonts w:asciiTheme="majorHAnsi" w:eastAsiaTheme="majorEastAsia" w:hAnsiTheme="majorHAnsi" w:cstheme="majorBidi"/>
      <w:color w:val="345A8A" w:themeColor="accent1" w:themeShade="B5"/>
      <w:sz w:val="32"/>
      <w:szCs w:val="32"/>
    </w:rPr>
  </w:style>
  <w:style w:type="paragraph" w:styleId="Heading2">
    <w:name w:val="heading 2"/>
    <w:basedOn w:val="Normal"/>
    <w:next w:val="Normal"/>
    <w:link w:val="Heading2Char"/>
    <w:uiPriority w:val="9"/>
    <w:unhideWhenUsed/>
    <w:qFormat/>
    <w:rsid w:val="00A94B59"/>
    <w:pPr>
      <w:keepNext/>
      <w:keepLines/>
      <w:numPr>
        <w:ilvl w:val="1"/>
        <w:numId w:val="14"/>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A94B59"/>
    <w:pPr>
      <w:keepNext/>
      <w:keepLines/>
      <w:numPr>
        <w:ilvl w:val="2"/>
        <w:numId w:val="1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4B59"/>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4B59"/>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4B59"/>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4B59"/>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4B59"/>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4B59"/>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77"/>
    <w:pPr>
      <w:ind w:left="720"/>
      <w:contextualSpacing/>
    </w:pPr>
  </w:style>
  <w:style w:type="character" w:customStyle="1" w:styleId="Heading1Char">
    <w:name w:val="Heading 1 Char"/>
    <w:basedOn w:val="DefaultParagraphFont"/>
    <w:link w:val="Heading1"/>
    <w:uiPriority w:val="9"/>
    <w:rsid w:val="00A94B59"/>
    <w:rPr>
      <w:rFonts w:asciiTheme="majorHAnsi" w:eastAsiaTheme="majorEastAsia" w:hAnsiTheme="majorHAnsi" w:cstheme="majorBidi"/>
      <w:color w:val="345A8A" w:themeColor="accent1" w:themeShade="B5"/>
      <w:sz w:val="32"/>
      <w:szCs w:val="32"/>
    </w:rPr>
  </w:style>
  <w:style w:type="character" w:customStyle="1" w:styleId="Heading2Char">
    <w:name w:val="Heading 2 Char"/>
    <w:basedOn w:val="DefaultParagraphFont"/>
    <w:link w:val="Heading2"/>
    <w:uiPriority w:val="9"/>
    <w:rsid w:val="00A94B59"/>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A94B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4B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4B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4B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4B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4B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4B59"/>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2D4982"/>
    <w:rPr>
      <w:sz w:val="18"/>
      <w:szCs w:val="18"/>
    </w:rPr>
  </w:style>
  <w:style w:type="paragraph" w:styleId="CommentText">
    <w:name w:val="annotation text"/>
    <w:basedOn w:val="Normal"/>
    <w:link w:val="CommentTextChar"/>
    <w:uiPriority w:val="99"/>
    <w:semiHidden/>
    <w:unhideWhenUsed/>
    <w:rsid w:val="002D4982"/>
  </w:style>
  <w:style w:type="character" w:customStyle="1" w:styleId="CommentTextChar">
    <w:name w:val="Comment Text Char"/>
    <w:basedOn w:val="DefaultParagraphFont"/>
    <w:link w:val="CommentText"/>
    <w:uiPriority w:val="99"/>
    <w:semiHidden/>
    <w:rsid w:val="002D4982"/>
    <w:rPr>
      <w:rFonts w:ascii="Calibri" w:hAnsi="Calibri"/>
    </w:rPr>
  </w:style>
  <w:style w:type="paragraph" w:styleId="CommentSubject">
    <w:name w:val="annotation subject"/>
    <w:basedOn w:val="CommentText"/>
    <w:next w:val="CommentText"/>
    <w:link w:val="CommentSubjectChar"/>
    <w:uiPriority w:val="99"/>
    <w:semiHidden/>
    <w:unhideWhenUsed/>
    <w:rsid w:val="002D4982"/>
    <w:rPr>
      <w:b/>
      <w:bCs/>
      <w:sz w:val="20"/>
      <w:szCs w:val="20"/>
    </w:rPr>
  </w:style>
  <w:style w:type="character" w:customStyle="1" w:styleId="CommentSubjectChar">
    <w:name w:val="Comment Subject Char"/>
    <w:basedOn w:val="CommentTextChar"/>
    <w:link w:val="CommentSubject"/>
    <w:uiPriority w:val="99"/>
    <w:semiHidden/>
    <w:rsid w:val="002D4982"/>
    <w:rPr>
      <w:rFonts w:ascii="Calibri" w:hAnsi="Calibri"/>
      <w:b/>
      <w:bCs/>
      <w:sz w:val="20"/>
      <w:szCs w:val="20"/>
    </w:rPr>
  </w:style>
  <w:style w:type="paragraph" w:styleId="Revision">
    <w:name w:val="Revision"/>
    <w:hidden/>
    <w:uiPriority w:val="99"/>
    <w:semiHidden/>
    <w:rsid w:val="002D4982"/>
    <w:rPr>
      <w:rFonts w:ascii="Calibri" w:hAnsi="Calibri"/>
    </w:rPr>
  </w:style>
  <w:style w:type="paragraph" w:styleId="BalloonText">
    <w:name w:val="Balloon Text"/>
    <w:basedOn w:val="Normal"/>
    <w:link w:val="BalloonTextChar"/>
    <w:uiPriority w:val="99"/>
    <w:semiHidden/>
    <w:unhideWhenUsed/>
    <w:rsid w:val="002D4982"/>
    <w:rPr>
      <w:rFonts w:ascii="Lucida Grande" w:hAnsi="Lucida Grande"/>
      <w:sz w:val="18"/>
      <w:szCs w:val="18"/>
    </w:rPr>
  </w:style>
  <w:style w:type="character" w:customStyle="1" w:styleId="BalloonTextChar">
    <w:name w:val="Balloon Text Char"/>
    <w:basedOn w:val="DefaultParagraphFont"/>
    <w:link w:val="BalloonText"/>
    <w:uiPriority w:val="99"/>
    <w:semiHidden/>
    <w:rsid w:val="002D4982"/>
    <w:rPr>
      <w:rFonts w:ascii="Lucida Grande" w:hAnsi="Lucida Grande"/>
      <w:sz w:val="18"/>
      <w:szCs w:val="18"/>
    </w:rPr>
  </w:style>
  <w:style w:type="table" w:styleId="TableGrid">
    <w:name w:val="Table Grid"/>
    <w:basedOn w:val="TableNormal"/>
    <w:uiPriority w:val="39"/>
    <w:rsid w:val="00AC3D41"/>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3D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D41"/>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AC3D41"/>
    <w:rPr>
      <w:rFonts w:ascii="MS Mincho" w:hAnsi="MS Mincho"/>
    </w:rPr>
  </w:style>
  <w:style w:type="paragraph" w:styleId="NoSpacing">
    <w:name w:val="No Spacing"/>
    <w:link w:val="NoSpacingChar"/>
    <w:uiPriority w:val="1"/>
    <w:qFormat/>
    <w:rsid w:val="00AC3D41"/>
    <w:rPr>
      <w:rFonts w:ascii="MS Mincho" w:hAnsi="MS Mincho"/>
    </w:rPr>
  </w:style>
  <w:style w:type="paragraph" w:styleId="TOC1">
    <w:name w:val="toc 1"/>
    <w:basedOn w:val="Normal"/>
    <w:next w:val="Normal"/>
    <w:autoRedefine/>
    <w:uiPriority w:val="39"/>
    <w:unhideWhenUsed/>
    <w:rsid w:val="002947F4"/>
  </w:style>
  <w:style w:type="paragraph" w:styleId="TOC2">
    <w:name w:val="toc 2"/>
    <w:basedOn w:val="Normal"/>
    <w:next w:val="Normal"/>
    <w:autoRedefine/>
    <w:uiPriority w:val="39"/>
    <w:unhideWhenUsed/>
    <w:rsid w:val="002947F4"/>
    <w:pPr>
      <w:ind w:left="240"/>
    </w:pPr>
  </w:style>
  <w:style w:type="paragraph" w:styleId="TOC3">
    <w:name w:val="toc 3"/>
    <w:basedOn w:val="Normal"/>
    <w:next w:val="Normal"/>
    <w:autoRedefine/>
    <w:uiPriority w:val="39"/>
    <w:unhideWhenUsed/>
    <w:rsid w:val="002947F4"/>
    <w:pPr>
      <w:ind w:left="480"/>
    </w:pPr>
  </w:style>
  <w:style w:type="paragraph" w:styleId="TOC4">
    <w:name w:val="toc 4"/>
    <w:basedOn w:val="Normal"/>
    <w:next w:val="Normal"/>
    <w:autoRedefine/>
    <w:uiPriority w:val="39"/>
    <w:unhideWhenUsed/>
    <w:rsid w:val="002947F4"/>
    <w:pPr>
      <w:ind w:left="720"/>
    </w:pPr>
  </w:style>
  <w:style w:type="paragraph" w:styleId="TOC5">
    <w:name w:val="toc 5"/>
    <w:basedOn w:val="Normal"/>
    <w:next w:val="Normal"/>
    <w:autoRedefine/>
    <w:uiPriority w:val="39"/>
    <w:unhideWhenUsed/>
    <w:rsid w:val="002947F4"/>
    <w:pPr>
      <w:ind w:left="960"/>
    </w:pPr>
  </w:style>
  <w:style w:type="paragraph" w:styleId="TOC6">
    <w:name w:val="toc 6"/>
    <w:basedOn w:val="Normal"/>
    <w:next w:val="Normal"/>
    <w:autoRedefine/>
    <w:uiPriority w:val="39"/>
    <w:unhideWhenUsed/>
    <w:rsid w:val="002947F4"/>
    <w:pPr>
      <w:ind w:left="1200"/>
    </w:pPr>
  </w:style>
  <w:style w:type="paragraph" w:styleId="TOC7">
    <w:name w:val="toc 7"/>
    <w:basedOn w:val="Normal"/>
    <w:next w:val="Normal"/>
    <w:autoRedefine/>
    <w:uiPriority w:val="39"/>
    <w:unhideWhenUsed/>
    <w:rsid w:val="002947F4"/>
    <w:pPr>
      <w:ind w:left="1440"/>
    </w:pPr>
  </w:style>
  <w:style w:type="paragraph" w:styleId="TOC8">
    <w:name w:val="toc 8"/>
    <w:basedOn w:val="Normal"/>
    <w:next w:val="Normal"/>
    <w:autoRedefine/>
    <w:uiPriority w:val="39"/>
    <w:unhideWhenUsed/>
    <w:rsid w:val="002947F4"/>
    <w:pPr>
      <w:ind w:left="1680"/>
    </w:pPr>
  </w:style>
  <w:style w:type="paragraph" w:styleId="TOC9">
    <w:name w:val="toc 9"/>
    <w:basedOn w:val="Normal"/>
    <w:next w:val="Normal"/>
    <w:autoRedefine/>
    <w:uiPriority w:val="39"/>
    <w:unhideWhenUsed/>
    <w:rsid w:val="002947F4"/>
    <w:pPr>
      <w:ind w:left="1920"/>
    </w:pPr>
  </w:style>
  <w:style w:type="paragraph" w:customStyle="1" w:styleId="code">
    <w:name w:val="code"/>
    <w:basedOn w:val="Normal"/>
    <w:link w:val="codeChar"/>
    <w:qFormat/>
    <w:rsid w:val="008E6B84"/>
    <w:pPr>
      <w:widowControl w:val="0"/>
      <w:shd w:val="clear" w:color="auto" w:fill="F2F2F2" w:themeFill="background1" w:themeFillShade="F2"/>
      <w:suppressAutoHyphens/>
    </w:pPr>
    <w:rPr>
      <w:rFonts w:ascii="Consolas" w:eastAsia="SimSun" w:hAnsi="Consolas"/>
      <w:noProof/>
      <w:sz w:val="18"/>
      <w:szCs w:val="22"/>
    </w:rPr>
  </w:style>
  <w:style w:type="character" w:customStyle="1" w:styleId="codeChar">
    <w:name w:val="code Char"/>
    <w:basedOn w:val="DefaultParagraphFont"/>
    <w:link w:val="code"/>
    <w:rsid w:val="008E6B84"/>
    <w:rPr>
      <w:rFonts w:ascii="Consolas" w:eastAsia="SimSun" w:hAnsi="Consolas"/>
      <w:noProof/>
      <w:sz w:val="18"/>
      <w:szCs w:val="22"/>
      <w:shd w:val="clear" w:color="auto" w:fill="F2F2F2" w:themeFill="background1" w:themeFillShade="F2"/>
    </w:rPr>
  </w:style>
  <w:style w:type="character" w:customStyle="1" w:styleId="pl-c1">
    <w:name w:val="pl-c1"/>
    <w:basedOn w:val="DefaultParagraphFont"/>
    <w:rsid w:val="00CE02F5"/>
  </w:style>
  <w:style w:type="character" w:customStyle="1" w:styleId="pl-c">
    <w:name w:val="pl-c"/>
    <w:basedOn w:val="DefaultParagraphFont"/>
    <w:rsid w:val="00603B37"/>
  </w:style>
  <w:style w:type="character" w:customStyle="1" w:styleId="pl-k">
    <w:name w:val="pl-k"/>
    <w:basedOn w:val="DefaultParagraphFont"/>
    <w:rsid w:val="000C6277"/>
  </w:style>
  <w:style w:type="paragraph" w:styleId="Header">
    <w:name w:val="header"/>
    <w:basedOn w:val="Normal"/>
    <w:link w:val="HeaderChar"/>
    <w:uiPriority w:val="99"/>
    <w:unhideWhenUsed/>
    <w:rsid w:val="005521CB"/>
    <w:pPr>
      <w:tabs>
        <w:tab w:val="center" w:pos="4680"/>
        <w:tab w:val="right" w:pos="9360"/>
      </w:tabs>
    </w:pPr>
  </w:style>
  <w:style w:type="character" w:customStyle="1" w:styleId="HeaderChar">
    <w:name w:val="Header Char"/>
    <w:basedOn w:val="DefaultParagraphFont"/>
    <w:link w:val="Header"/>
    <w:uiPriority w:val="99"/>
    <w:rsid w:val="005521CB"/>
    <w:rPr>
      <w:rFonts w:ascii="Calibri" w:hAnsi="Calibri"/>
    </w:rPr>
  </w:style>
  <w:style w:type="paragraph" w:styleId="Footer">
    <w:name w:val="footer"/>
    <w:basedOn w:val="Normal"/>
    <w:link w:val="FooterChar"/>
    <w:uiPriority w:val="99"/>
    <w:unhideWhenUsed/>
    <w:rsid w:val="005521CB"/>
    <w:pPr>
      <w:tabs>
        <w:tab w:val="center" w:pos="4680"/>
        <w:tab w:val="right" w:pos="9360"/>
      </w:tabs>
    </w:pPr>
  </w:style>
  <w:style w:type="character" w:customStyle="1" w:styleId="FooterChar">
    <w:name w:val="Footer Char"/>
    <w:basedOn w:val="DefaultParagraphFont"/>
    <w:link w:val="Footer"/>
    <w:uiPriority w:val="99"/>
    <w:rsid w:val="005521CB"/>
    <w:rPr>
      <w:rFonts w:ascii="Calibri" w:hAnsi="Calibri"/>
    </w:rPr>
  </w:style>
  <w:style w:type="character" w:customStyle="1" w:styleId="Small">
    <w:name w:val="Small"/>
    <w:aliases w:val="sm,8"/>
    <w:basedOn w:val="DefaultParagraphFont"/>
    <w:rsid w:val="001E1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4649">
      <w:bodyDiv w:val="1"/>
      <w:marLeft w:val="0"/>
      <w:marRight w:val="0"/>
      <w:marTop w:val="0"/>
      <w:marBottom w:val="0"/>
      <w:divBdr>
        <w:top w:val="none" w:sz="0" w:space="0" w:color="auto"/>
        <w:left w:val="none" w:sz="0" w:space="0" w:color="auto"/>
        <w:bottom w:val="none" w:sz="0" w:space="0" w:color="auto"/>
        <w:right w:val="none" w:sz="0" w:space="0" w:color="auto"/>
      </w:divBdr>
    </w:div>
    <w:div w:id="117727340">
      <w:bodyDiv w:val="1"/>
      <w:marLeft w:val="0"/>
      <w:marRight w:val="0"/>
      <w:marTop w:val="0"/>
      <w:marBottom w:val="0"/>
      <w:divBdr>
        <w:top w:val="none" w:sz="0" w:space="0" w:color="auto"/>
        <w:left w:val="none" w:sz="0" w:space="0" w:color="auto"/>
        <w:bottom w:val="none" w:sz="0" w:space="0" w:color="auto"/>
        <w:right w:val="none" w:sz="0" w:space="0" w:color="auto"/>
      </w:divBdr>
    </w:div>
    <w:div w:id="255330926">
      <w:bodyDiv w:val="1"/>
      <w:marLeft w:val="0"/>
      <w:marRight w:val="0"/>
      <w:marTop w:val="0"/>
      <w:marBottom w:val="0"/>
      <w:divBdr>
        <w:top w:val="none" w:sz="0" w:space="0" w:color="auto"/>
        <w:left w:val="none" w:sz="0" w:space="0" w:color="auto"/>
        <w:bottom w:val="none" w:sz="0" w:space="0" w:color="auto"/>
        <w:right w:val="none" w:sz="0" w:space="0" w:color="auto"/>
      </w:divBdr>
    </w:div>
    <w:div w:id="602032601">
      <w:bodyDiv w:val="1"/>
      <w:marLeft w:val="0"/>
      <w:marRight w:val="0"/>
      <w:marTop w:val="0"/>
      <w:marBottom w:val="0"/>
      <w:divBdr>
        <w:top w:val="none" w:sz="0" w:space="0" w:color="auto"/>
        <w:left w:val="none" w:sz="0" w:space="0" w:color="auto"/>
        <w:bottom w:val="none" w:sz="0" w:space="0" w:color="auto"/>
        <w:right w:val="none" w:sz="0" w:space="0" w:color="auto"/>
      </w:divBdr>
    </w:div>
    <w:div w:id="15122596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3.vsd"/><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theme" Target="theme/theme1.xm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oleObject" Target="embeddings/Microsoft_Visio_2003-2010_Drawing4.vsd"/><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6F316-0605-476A-ACB9-FB504DC33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22</Pages>
  <Words>3917</Words>
  <Characters>22327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Kadosh</dc:creator>
  <cp:keywords/>
  <dc:description/>
  <cp:lastModifiedBy>Itai Baz</cp:lastModifiedBy>
  <cp:revision>8</cp:revision>
  <dcterms:created xsi:type="dcterms:W3CDTF">2016-11-28T16:51:00Z</dcterms:created>
  <dcterms:modified xsi:type="dcterms:W3CDTF">2016-11-28T17:42:00Z</dcterms:modified>
</cp:coreProperties>
</file>