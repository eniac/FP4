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12F85" w14:textId="77777777" w:rsidR="00AC3D41" w:rsidRDefault="00C136F4" w:rsidP="00D664B9">
      <w:pPr>
        <w:tabs>
          <w:tab w:val="center" w:pos="4680"/>
          <w:tab w:val="right" w:pos="9360"/>
        </w:tabs>
        <w:jc w:val="center"/>
      </w:pPr>
      <w:r>
        <w:t xml:space="preserve"> </w:t>
      </w:r>
      <w:r w:rsidR="00AC3D41">
        <w:rPr>
          <w:noProof/>
          <w:lang w:eastAsia="zh-CN"/>
        </w:rPr>
        <w:drawing>
          <wp:inline distT="0" distB="0" distL="0" distR="0" wp14:anchorId="65A30D83" wp14:editId="3B4A4D88">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9141"/>
      </w:tblGrid>
      <w:tr w:rsidR="00AC3D41" w14:paraId="567E2535" w14:textId="77777777" w:rsidTr="00AC3D41">
        <w:tc>
          <w:tcPr>
            <w:tcW w:w="7923" w:type="dxa"/>
            <w:tcMar>
              <w:top w:w="216" w:type="dxa"/>
              <w:left w:w="115" w:type="dxa"/>
              <w:bottom w:w="216" w:type="dxa"/>
              <w:right w:w="115" w:type="dxa"/>
            </w:tcMar>
          </w:tcPr>
          <w:p w14:paraId="4438EA37" w14:textId="77777777" w:rsidR="00AC3D41" w:rsidRDefault="00AC3D41" w:rsidP="00AC3D41">
            <w:pPr>
              <w:pStyle w:val="NoSpacing"/>
              <w:spacing w:line="256" w:lineRule="auto"/>
              <w:rPr>
                <w:color w:val="4F81BD" w:themeColor="accent1"/>
                <w:sz w:val="28"/>
                <w:szCs w:val="28"/>
              </w:rPr>
            </w:pPr>
          </w:p>
        </w:tc>
      </w:tr>
    </w:tbl>
    <w:p w14:paraId="40664B4E" w14:textId="77777777" w:rsidR="00AC3D41" w:rsidRDefault="00AC3D41" w:rsidP="00AC3D41">
      <w:pPr>
        <w:pStyle w:val="Title"/>
        <w:jc w:val="center"/>
      </w:pPr>
      <w:r>
        <w:t xml:space="preserve">Switch Abstraction Interface </w:t>
      </w:r>
    </w:p>
    <w:p w14:paraId="2F63BC24" w14:textId="77777777" w:rsidR="00AC3D41" w:rsidRDefault="00AC3D41" w:rsidP="00AC3D41">
      <w:pPr>
        <w:pStyle w:val="Title"/>
        <w:jc w:val="center"/>
      </w:pPr>
      <w:r>
        <w:rPr>
          <w:rFonts w:hint="eastAsia"/>
          <w:lang w:eastAsia="zh-CN"/>
        </w:rPr>
        <w:t>Change</w:t>
      </w:r>
      <w:r>
        <w:rPr>
          <w:lang w:eastAsia="zh-CN"/>
        </w:rPr>
        <w:t xml:space="preserve"> </w:t>
      </w:r>
      <w:r>
        <w:t>Proposal</w:t>
      </w:r>
    </w:p>
    <w:p w14:paraId="20356B86" w14:textId="77777777" w:rsidR="00AC3D41" w:rsidRDefault="00AC3D41" w:rsidP="00AC3D41"/>
    <w:p w14:paraId="3C6AC13B" w14:textId="77777777" w:rsidR="00AC3D41" w:rsidRDefault="00AC3D41" w:rsidP="00AC3D41">
      <w:pPr>
        <w:rPr>
          <w:b/>
        </w:rPr>
      </w:pPr>
    </w:p>
    <w:tbl>
      <w:tblPr>
        <w:tblStyle w:val="TableGrid"/>
        <w:tblW w:w="0" w:type="auto"/>
        <w:tblLook w:val="04A0" w:firstRow="1" w:lastRow="0" w:firstColumn="1" w:lastColumn="0" w:noHBand="0" w:noVBand="1"/>
      </w:tblPr>
      <w:tblGrid>
        <w:gridCol w:w="1435"/>
        <w:gridCol w:w="7915"/>
      </w:tblGrid>
      <w:tr w:rsidR="00AC3D41" w14:paraId="788EC5F1" w14:textId="77777777" w:rsidTr="00AC3D41">
        <w:tc>
          <w:tcPr>
            <w:tcW w:w="1435" w:type="dxa"/>
          </w:tcPr>
          <w:p w14:paraId="6683CE32" w14:textId="77777777" w:rsidR="00AC3D41" w:rsidRDefault="00AC3D41" w:rsidP="00AC3D41">
            <w:pPr>
              <w:rPr>
                <w:b/>
              </w:rPr>
            </w:pPr>
            <w:r>
              <w:rPr>
                <w:b/>
              </w:rPr>
              <w:t>Title</w:t>
            </w:r>
          </w:p>
        </w:tc>
        <w:tc>
          <w:tcPr>
            <w:tcW w:w="7915" w:type="dxa"/>
          </w:tcPr>
          <w:p w14:paraId="698A453B" w14:textId="77777777" w:rsidR="00AC3D41" w:rsidRDefault="004C754F" w:rsidP="00AC3D41">
            <w:pPr>
              <w:rPr>
                <w:b/>
              </w:rPr>
            </w:pPr>
            <w:r>
              <w:rPr>
                <w:b/>
              </w:rPr>
              <w:t xml:space="preserve">Subport interface , .1D </w:t>
            </w:r>
            <w:r w:rsidR="00696701">
              <w:rPr>
                <w:b/>
              </w:rPr>
              <w:t>Bridge</w:t>
            </w:r>
            <w:r>
              <w:rPr>
                <w:b/>
              </w:rPr>
              <w:t xml:space="preserve">s ,  bridge port interface </w:t>
            </w:r>
          </w:p>
        </w:tc>
      </w:tr>
      <w:tr w:rsidR="00AC3D41" w14:paraId="420DF0C6" w14:textId="77777777" w:rsidTr="00AC3D41">
        <w:tc>
          <w:tcPr>
            <w:tcW w:w="1435" w:type="dxa"/>
          </w:tcPr>
          <w:p w14:paraId="184CA2C4" w14:textId="77777777" w:rsidR="00AC3D41" w:rsidRDefault="00AC3D41" w:rsidP="00AC3D41">
            <w:pPr>
              <w:rPr>
                <w:b/>
              </w:rPr>
            </w:pPr>
            <w:r>
              <w:rPr>
                <w:b/>
              </w:rPr>
              <w:t>Authors</w:t>
            </w:r>
          </w:p>
        </w:tc>
        <w:tc>
          <w:tcPr>
            <w:tcW w:w="7915" w:type="dxa"/>
          </w:tcPr>
          <w:p w14:paraId="4F0D088D" w14:textId="77777777" w:rsidR="00AC3D41" w:rsidRDefault="00254813" w:rsidP="00AC3D41">
            <w:pPr>
              <w:rPr>
                <w:b/>
              </w:rPr>
            </w:pPr>
            <w:r>
              <w:rPr>
                <w:b/>
              </w:rPr>
              <w:t>Mellanox</w:t>
            </w:r>
          </w:p>
        </w:tc>
      </w:tr>
      <w:tr w:rsidR="00AC3D41" w14:paraId="3B948005" w14:textId="77777777" w:rsidTr="00AC3D41">
        <w:tc>
          <w:tcPr>
            <w:tcW w:w="1435" w:type="dxa"/>
          </w:tcPr>
          <w:p w14:paraId="2BDAB6D2" w14:textId="77777777" w:rsidR="00AC3D41" w:rsidRDefault="00AC3D41" w:rsidP="00AC3D41">
            <w:pPr>
              <w:rPr>
                <w:b/>
              </w:rPr>
            </w:pPr>
            <w:r>
              <w:rPr>
                <w:b/>
              </w:rPr>
              <w:t>Status</w:t>
            </w:r>
          </w:p>
        </w:tc>
        <w:tc>
          <w:tcPr>
            <w:tcW w:w="7915" w:type="dxa"/>
          </w:tcPr>
          <w:p w14:paraId="00A4566F" w14:textId="77777777" w:rsidR="00AC3D41" w:rsidRDefault="00AC3D41" w:rsidP="00AC3D41">
            <w:pPr>
              <w:rPr>
                <w:b/>
              </w:rPr>
            </w:pPr>
            <w:r>
              <w:rPr>
                <w:b/>
              </w:rPr>
              <w:t>In Review</w:t>
            </w:r>
          </w:p>
        </w:tc>
      </w:tr>
      <w:tr w:rsidR="00AC3D41" w14:paraId="1C885D4A" w14:textId="77777777" w:rsidTr="00AC3D41">
        <w:tc>
          <w:tcPr>
            <w:tcW w:w="1435" w:type="dxa"/>
          </w:tcPr>
          <w:p w14:paraId="4B00134A" w14:textId="77777777" w:rsidR="00AC3D41" w:rsidRDefault="00AC3D41" w:rsidP="00AC3D41">
            <w:pPr>
              <w:rPr>
                <w:b/>
              </w:rPr>
            </w:pPr>
            <w:r>
              <w:rPr>
                <w:b/>
              </w:rPr>
              <w:t>Type</w:t>
            </w:r>
          </w:p>
        </w:tc>
        <w:tc>
          <w:tcPr>
            <w:tcW w:w="7915" w:type="dxa"/>
          </w:tcPr>
          <w:p w14:paraId="5CF0CA29" w14:textId="77777777" w:rsidR="00AC3D41" w:rsidRDefault="00AC3D41" w:rsidP="00AC3D41">
            <w:pPr>
              <w:rPr>
                <w:b/>
              </w:rPr>
            </w:pPr>
            <w:r>
              <w:rPr>
                <w:b/>
              </w:rPr>
              <w:t>Standards Track</w:t>
            </w:r>
          </w:p>
        </w:tc>
      </w:tr>
      <w:tr w:rsidR="00AC3D41" w14:paraId="63A795F1" w14:textId="77777777" w:rsidTr="00AC3D41">
        <w:tc>
          <w:tcPr>
            <w:tcW w:w="1435" w:type="dxa"/>
          </w:tcPr>
          <w:p w14:paraId="366FA3EB" w14:textId="77777777" w:rsidR="00AC3D41" w:rsidRDefault="00AC3D41" w:rsidP="00AC3D41">
            <w:pPr>
              <w:rPr>
                <w:b/>
              </w:rPr>
            </w:pPr>
            <w:r>
              <w:rPr>
                <w:b/>
              </w:rPr>
              <w:t>Created</w:t>
            </w:r>
          </w:p>
        </w:tc>
        <w:tc>
          <w:tcPr>
            <w:tcW w:w="7915" w:type="dxa"/>
          </w:tcPr>
          <w:p w14:paraId="73F04583" w14:textId="77777777" w:rsidR="00AC3D41" w:rsidRDefault="002947F4" w:rsidP="00AC3D41">
            <w:pPr>
              <w:rPr>
                <w:b/>
              </w:rPr>
            </w:pPr>
            <w:r>
              <w:rPr>
                <w:b/>
              </w:rPr>
              <w:t>0</w:t>
            </w:r>
            <w:r w:rsidR="00254813">
              <w:rPr>
                <w:b/>
              </w:rPr>
              <w:t>7</w:t>
            </w:r>
            <w:r>
              <w:rPr>
                <w:b/>
              </w:rPr>
              <w:t>/18/2016</w:t>
            </w:r>
          </w:p>
        </w:tc>
      </w:tr>
      <w:tr w:rsidR="00AC3D41" w14:paraId="143B8749" w14:textId="77777777" w:rsidTr="00AC3D41">
        <w:tc>
          <w:tcPr>
            <w:tcW w:w="1435" w:type="dxa"/>
          </w:tcPr>
          <w:p w14:paraId="2F30395C" w14:textId="77777777" w:rsidR="00AC3D41" w:rsidRDefault="00AC3D41" w:rsidP="00AC3D41">
            <w:pPr>
              <w:rPr>
                <w:b/>
              </w:rPr>
            </w:pPr>
            <w:r>
              <w:rPr>
                <w:b/>
              </w:rPr>
              <w:t>SAI-Version</w:t>
            </w:r>
          </w:p>
        </w:tc>
        <w:tc>
          <w:tcPr>
            <w:tcW w:w="7915" w:type="dxa"/>
          </w:tcPr>
          <w:p w14:paraId="68154D18" w14:textId="77777777" w:rsidR="00AC3D41" w:rsidRDefault="00696701" w:rsidP="00AC3D41">
            <w:pPr>
              <w:rPr>
                <w:b/>
              </w:rPr>
            </w:pPr>
            <w:r>
              <w:rPr>
                <w:b/>
                <w:color w:val="FF0000"/>
              </w:rPr>
              <w:t>1.0</w:t>
            </w:r>
          </w:p>
        </w:tc>
      </w:tr>
    </w:tbl>
    <w:p w14:paraId="4AC1AEC5" w14:textId="77777777" w:rsidR="00AC3D41" w:rsidRDefault="00AC3D41">
      <w:pPr>
        <w:rPr>
          <w:sz w:val="36"/>
          <w:szCs w:val="40"/>
        </w:rPr>
      </w:pPr>
    </w:p>
    <w:p w14:paraId="035A9EB3"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br w:type="page"/>
      </w:r>
    </w:p>
    <w:p w14:paraId="0383AD62" w14:textId="199C43C6" w:rsidR="003D076D" w:rsidRDefault="003D076D" w:rsidP="003D076D">
      <w:pPr>
        <w:pStyle w:val="Caption"/>
        <w:keepNext/>
        <w:jc w:val="center"/>
        <w:rPr>
          <w:ins w:id="0" w:author="Guohan Lu" w:date="2017-01-05T19:19:00Z"/>
        </w:rPr>
        <w:pPrChange w:id="1" w:author="Guohan Lu" w:date="2017-01-05T19:19:00Z">
          <w:pPr/>
        </w:pPrChange>
      </w:pPr>
      <w:ins w:id="2" w:author="Guohan Lu" w:date="2017-01-05T19:19:00Z">
        <w:r>
          <w:lastRenderedPageBreak/>
          <w:t xml:space="preserve">Table </w:t>
        </w:r>
        <w:r>
          <w:fldChar w:fldCharType="begin"/>
        </w:r>
        <w:r>
          <w:instrText xml:space="preserve"> SEQ Table \* ARABIC </w:instrText>
        </w:r>
      </w:ins>
      <w:r>
        <w:fldChar w:fldCharType="separate"/>
      </w:r>
      <w:ins w:id="3" w:author="Guohan Lu" w:date="2017-01-05T19:19:00Z">
        <w:r>
          <w:rPr>
            <w:noProof/>
          </w:rPr>
          <w:t>1</w:t>
        </w:r>
        <w:r>
          <w:fldChar w:fldCharType="end"/>
        </w:r>
        <w:r>
          <w:t xml:space="preserve"> Change history</w:t>
        </w:r>
      </w:ins>
    </w:p>
    <w:tbl>
      <w:tblPr>
        <w:tblStyle w:val="TableGrid"/>
        <w:tblW w:w="0" w:type="auto"/>
        <w:tblLook w:val="04A0" w:firstRow="1" w:lastRow="0" w:firstColumn="1" w:lastColumn="0" w:noHBand="0" w:noVBand="1"/>
        <w:tblPrChange w:id="4" w:author="Guohan Lu" w:date="2017-01-05T19:20:00Z">
          <w:tblPr>
            <w:tblStyle w:val="TableGrid"/>
            <w:tblW w:w="0" w:type="auto"/>
            <w:tblLook w:val="04A0" w:firstRow="1" w:lastRow="0" w:firstColumn="1" w:lastColumn="0" w:noHBand="0" w:noVBand="1"/>
          </w:tblPr>
        </w:tblPrChange>
      </w:tblPr>
      <w:tblGrid>
        <w:gridCol w:w="1286"/>
        <w:gridCol w:w="1257"/>
        <w:gridCol w:w="1502"/>
        <w:gridCol w:w="6745"/>
        <w:tblGridChange w:id="5">
          <w:tblGrid>
            <w:gridCol w:w="1286"/>
            <w:gridCol w:w="1319"/>
            <w:gridCol w:w="8185"/>
            <w:gridCol w:w="8185"/>
          </w:tblGrid>
        </w:tblGridChange>
      </w:tblGrid>
      <w:tr w:rsidR="003D076D" w14:paraId="5AD6E8F0" w14:textId="6F616276" w:rsidTr="003D076D">
        <w:trPr>
          <w:ins w:id="6" w:author="Guohan Lu" w:date="2017-01-05T19:19:00Z"/>
        </w:trPr>
        <w:tc>
          <w:tcPr>
            <w:tcW w:w="1286" w:type="dxa"/>
            <w:tcPrChange w:id="7" w:author="Guohan Lu" w:date="2017-01-05T19:20:00Z">
              <w:tcPr>
                <w:tcW w:w="1286" w:type="dxa"/>
              </w:tcPr>
            </w:tcPrChange>
          </w:tcPr>
          <w:p w14:paraId="01C8831A" w14:textId="7B05B59E" w:rsidR="003D076D" w:rsidRDefault="003D076D" w:rsidP="003D076D">
            <w:pPr>
              <w:rPr>
                <w:ins w:id="8" w:author="Guohan Lu" w:date="2017-01-05T19:19:00Z"/>
              </w:rPr>
              <w:pPrChange w:id="9" w:author="Guohan Lu" w:date="2017-01-05T19:20:00Z">
                <w:pPr/>
              </w:pPrChange>
            </w:pPr>
            <w:ins w:id="10" w:author="Guohan Lu" w:date="2017-01-05T19:19:00Z">
              <w:r>
                <w:t>version</w:t>
              </w:r>
            </w:ins>
          </w:p>
        </w:tc>
        <w:tc>
          <w:tcPr>
            <w:tcW w:w="1257" w:type="dxa"/>
            <w:tcPrChange w:id="11" w:author="Guohan Lu" w:date="2017-01-05T19:20:00Z">
              <w:tcPr>
                <w:tcW w:w="1319" w:type="dxa"/>
              </w:tcPr>
            </w:tcPrChange>
          </w:tcPr>
          <w:p w14:paraId="045A21B0" w14:textId="5E468FAA" w:rsidR="003D076D" w:rsidRDefault="003D076D" w:rsidP="003D076D">
            <w:pPr>
              <w:rPr>
                <w:ins w:id="12" w:author="Guohan Lu" w:date="2017-01-05T19:19:00Z"/>
              </w:rPr>
              <w:pPrChange w:id="13" w:author="Guohan Lu" w:date="2017-01-05T19:20:00Z">
                <w:pPr/>
              </w:pPrChange>
            </w:pPr>
            <w:ins w:id="14" w:author="Guohan Lu" w:date="2017-01-05T19:20:00Z">
              <w:r>
                <w:t>author</w:t>
              </w:r>
            </w:ins>
          </w:p>
        </w:tc>
        <w:tc>
          <w:tcPr>
            <w:tcW w:w="1502" w:type="dxa"/>
            <w:tcPrChange w:id="15" w:author="Guohan Lu" w:date="2017-01-05T19:20:00Z">
              <w:tcPr>
                <w:tcW w:w="8185" w:type="dxa"/>
              </w:tcPr>
            </w:tcPrChange>
          </w:tcPr>
          <w:p w14:paraId="10CB1AFC" w14:textId="0362698D" w:rsidR="003D076D" w:rsidRDefault="003D076D" w:rsidP="003D076D">
            <w:pPr>
              <w:rPr>
                <w:ins w:id="16" w:author="Guohan Lu" w:date="2017-01-05T19:19:00Z"/>
              </w:rPr>
              <w:pPrChange w:id="17" w:author="Guohan Lu" w:date="2017-01-05T19:20:00Z">
                <w:pPr/>
              </w:pPrChange>
            </w:pPr>
            <w:ins w:id="18" w:author="Guohan Lu" w:date="2017-01-05T19:20:00Z">
              <w:r>
                <w:t>date</w:t>
              </w:r>
            </w:ins>
          </w:p>
        </w:tc>
        <w:tc>
          <w:tcPr>
            <w:tcW w:w="6745" w:type="dxa"/>
            <w:tcPrChange w:id="19" w:author="Guohan Lu" w:date="2017-01-05T19:20:00Z">
              <w:tcPr>
                <w:tcW w:w="8185" w:type="dxa"/>
              </w:tcPr>
            </w:tcPrChange>
          </w:tcPr>
          <w:p w14:paraId="060B3285" w14:textId="21BB4AE0" w:rsidR="003D076D" w:rsidRDefault="003D076D" w:rsidP="003D076D">
            <w:pPr>
              <w:rPr>
                <w:ins w:id="20" w:author="Guohan Lu" w:date="2017-01-05T19:20:00Z"/>
              </w:rPr>
              <w:pPrChange w:id="21" w:author="Guohan Lu" w:date="2017-01-05T19:20:00Z">
                <w:pPr/>
              </w:pPrChange>
            </w:pPr>
            <w:ins w:id="22" w:author="Guohan Lu" w:date="2017-01-05T19:20:00Z">
              <w:r>
                <w:t>Comments</w:t>
              </w:r>
            </w:ins>
          </w:p>
        </w:tc>
      </w:tr>
      <w:tr w:rsidR="003D076D" w14:paraId="271B7064" w14:textId="769DD049" w:rsidTr="003D076D">
        <w:trPr>
          <w:ins w:id="23" w:author="Guohan Lu" w:date="2017-01-05T19:19:00Z"/>
        </w:trPr>
        <w:tc>
          <w:tcPr>
            <w:tcW w:w="1286" w:type="dxa"/>
            <w:tcPrChange w:id="24" w:author="Guohan Lu" w:date="2017-01-05T19:20:00Z">
              <w:tcPr>
                <w:tcW w:w="1286" w:type="dxa"/>
              </w:tcPr>
            </w:tcPrChange>
          </w:tcPr>
          <w:p w14:paraId="01B32103" w14:textId="06F81677" w:rsidR="003D076D" w:rsidRDefault="003D076D" w:rsidP="003D076D">
            <w:pPr>
              <w:rPr>
                <w:ins w:id="25" w:author="Guohan Lu" w:date="2017-01-05T19:19:00Z"/>
              </w:rPr>
              <w:pPrChange w:id="26" w:author="Guohan Lu" w:date="2017-01-05T19:20:00Z">
                <w:pPr/>
              </w:pPrChange>
            </w:pPr>
            <w:ins w:id="27" w:author="Guohan Lu" w:date="2017-01-05T19:20:00Z">
              <w:r>
                <w:t>0.9</w:t>
              </w:r>
            </w:ins>
          </w:p>
        </w:tc>
        <w:tc>
          <w:tcPr>
            <w:tcW w:w="1257" w:type="dxa"/>
            <w:tcPrChange w:id="28" w:author="Guohan Lu" w:date="2017-01-05T19:20:00Z">
              <w:tcPr>
                <w:tcW w:w="1319" w:type="dxa"/>
              </w:tcPr>
            </w:tcPrChange>
          </w:tcPr>
          <w:p w14:paraId="50061567" w14:textId="4E210A62" w:rsidR="003D076D" w:rsidRDefault="003D076D" w:rsidP="003D076D">
            <w:pPr>
              <w:rPr>
                <w:ins w:id="29" w:author="Guohan Lu" w:date="2017-01-05T19:19:00Z"/>
              </w:rPr>
              <w:pPrChange w:id="30" w:author="Guohan Lu" w:date="2017-01-05T19:20:00Z">
                <w:pPr/>
              </w:pPrChange>
            </w:pPr>
            <w:ins w:id="31" w:author="Guohan Lu" w:date="2017-01-05T19:20:00Z">
              <w:r>
                <w:t>Guohan Lu</w:t>
              </w:r>
            </w:ins>
          </w:p>
        </w:tc>
        <w:tc>
          <w:tcPr>
            <w:tcW w:w="1502" w:type="dxa"/>
            <w:tcPrChange w:id="32" w:author="Guohan Lu" w:date="2017-01-05T19:20:00Z">
              <w:tcPr>
                <w:tcW w:w="8185" w:type="dxa"/>
              </w:tcPr>
            </w:tcPrChange>
          </w:tcPr>
          <w:p w14:paraId="146FFBCC" w14:textId="44F1539A" w:rsidR="003D076D" w:rsidRDefault="003D076D" w:rsidP="003D076D">
            <w:pPr>
              <w:rPr>
                <w:ins w:id="33" w:author="Guohan Lu" w:date="2017-01-05T19:19:00Z"/>
              </w:rPr>
              <w:pPrChange w:id="34" w:author="Guohan Lu" w:date="2017-01-05T19:20:00Z">
                <w:pPr/>
              </w:pPrChange>
            </w:pPr>
            <w:ins w:id="35" w:author="Guohan Lu" w:date="2017-01-05T19:20:00Z">
              <w:r>
                <w:t>2017-01-05</w:t>
              </w:r>
            </w:ins>
          </w:p>
        </w:tc>
        <w:tc>
          <w:tcPr>
            <w:tcW w:w="6745" w:type="dxa"/>
            <w:tcPrChange w:id="36" w:author="Guohan Lu" w:date="2017-01-05T19:20:00Z">
              <w:tcPr>
                <w:tcW w:w="8185" w:type="dxa"/>
              </w:tcPr>
            </w:tcPrChange>
          </w:tcPr>
          <w:p w14:paraId="1F4C74A9" w14:textId="112D50EE" w:rsidR="003D076D" w:rsidRDefault="003D076D" w:rsidP="003D076D">
            <w:pPr>
              <w:rPr>
                <w:ins w:id="37" w:author="Guohan Lu" w:date="2017-01-05T19:20:00Z"/>
              </w:rPr>
              <w:pPrChange w:id="38" w:author="Guohan Lu" w:date="2017-01-05T19:20:00Z">
                <w:pPr/>
              </w:pPrChange>
            </w:pPr>
            <w:ins w:id="39" w:author="Guohan Lu" w:date="2017-01-05T19:21:00Z">
              <w:r>
                <w:t>Explain the 1Q bridge. Add vlan rif creation, default 1q init example</w:t>
              </w:r>
            </w:ins>
          </w:p>
        </w:tc>
      </w:tr>
      <w:tr w:rsidR="003D076D" w14:paraId="1437BA7F" w14:textId="53243FD9" w:rsidTr="003D076D">
        <w:trPr>
          <w:ins w:id="40" w:author="Guohan Lu" w:date="2017-01-05T19:19:00Z"/>
        </w:trPr>
        <w:tc>
          <w:tcPr>
            <w:tcW w:w="1286" w:type="dxa"/>
            <w:tcPrChange w:id="41" w:author="Guohan Lu" w:date="2017-01-05T19:20:00Z">
              <w:tcPr>
                <w:tcW w:w="1286" w:type="dxa"/>
              </w:tcPr>
            </w:tcPrChange>
          </w:tcPr>
          <w:p w14:paraId="62B37768" w14:textId="77777777" w:rsidR="003D076D" w:rsidRDefault="003D076D" w:rsidP="003D076D">
            <w:pPr>
              <w:rPr>
                <w:ins w:id="42" w:author="Guohan Lu" w:date="2017-01-05T19:19:00Z"/>
              </w:rPr>
              <w:pPrChange w:id="43" w:author="Guohan Lu" w:date="2017-01-05T19:20:00Z">
                <w:pPr/>
              </w:pPrChange>
            </w:pPr>
          </w:p>
        </w:tc>
        <w:tc>
          <w:tcPr>
            <w:tcW w:w="1257" w:type="dxa"/>
            <w:tcPrChange w:id="44" w:author="Guohan Lu" w:date="2017-01-05T19:20:00Z">
              <w:tcPr>
                <w:tcW w:w="1319" w:type="dxa"/>
              </w:tcPr>
            </w:tcPrChange>
          </w:tcPr>
          <w:p w14:paraId="19F8AAC6" w14:textId="77777777" w:rsidR="003D076D" w:rsidRDefault="003D076D" w:rsidP="003D076D">
            <w:pPr>
              <w:rPr>
                <w:ins w:id="45" w:author="Guohan Lu" w:date="2017-01-05T19:19:00Z"/>
              </w:rPr>
              <w:pPrChange w:id="46" w:author="Guohan Lu" w:date="2017-01-05T19:20:00Z">
                <w:pPr/>
              </w:pPrChange>
            </w:pPr>
          </w:p>
        </w:tc>
        <w:tc>
          <w:tcPr>
            <w:tcW w:w="1502" w:type="dxa"/>
            <w:tcPrChange w:id="47" w:author="Guohan Lu" w:date="2017-01-05T19:20:00Z">
              <w:tcPr>
                <w:tcW w:w="8185" w:type="dxa"/>
              </w:tcPr>
            </w:tcPrChange>
          </w:tcPr>
          <w:p w14:paraId="73BC272C" w14:textId="77777777" w:rsidR="003D076D" w:rsidRDefault="003D076D" w:rsidP="003D076D">
            <w:pPr>
              <w:rPr>
                <w:ins w:id="48" w:author="Guohan Lu" w:date="2017-01-05T19:19:00Z"/>
              </w:rPr>
              <w:pPrChange w:id="49" w:author="Guohan Lu" w:date="2017-01-05T19:20:00Z">
                <w:pPr/>
              </w:pPrChange>
            </w:pPr>
          </w:p>
        </w:tc>
        <w:tc>
          <w:tcPr>
            <w:tcW w:w="6745" w:type="dxa"/>
            <w:tcPrChange w:id="50" w:author="Guohan Lu" w:date="2017-01-05T19:20:00Z">
              <w:tcPr>
                <w:tcW w:w="8185" w:type="dxa"/>
              </w:tcPr>
            </w:tcPrChange>
          </w:tcPr>
          <w:p w14:paraId="30B25A79" w14:textId="77777777" w:rsidR="003D076D" w:rsidRDefault="003D076D" w:rsidP="003D076D">
            <w:pPr>
              <w:rPr>
                <w:ins w:id="51" w:author="Guohan Lu" w:date="2017-01-05T19:20:00Z"/>
              </w:rPr>
              <w:pPrChange w:id="52" w:author="Guohan Lu" w:date="2017-01-05T19:20:00Z">
                <w:pPr/>
              </w:pPrChange>
            </w:pPr>
          </w:p>
        </w:tc>
      </w:tr>
    </w:tbl>
    <w:p w14:paraId="0BF7D5AE" w14:textId="3DCD3373" w:rsidR="003D076D" w:rsidRDefault="003D076D">
      <w:pPr>
        <w:rPr>
          <w:ins w:id="53" w:author="Guohan Lu" w:date="2017-01-05T19:19:00Z"/>
          <w:sz w:val="36"/>
          <w:szCs w:val="40"/>
        </w:rPr>
      </w:pPr>
      <w:ins w:id="54" w:author="Guohan Lu" w:date="2017-01-05T19:19:00Z">
        <w:r>
          <w:rPr>
            <w:sz w:val="36"/>
            <w:szCs w:val="40"/>
          </w:rPr>
          <w:br w:type="page"/>
        </w:r>
      </w:ins>
    </w:p>
    <w:p w14:paraId="043BA84F" w14:textId="77777777" w:rsidR="003D076D" w:rsidRDefault="003D076D">
      <w:pPr>
        <w:pStyle w:val="TOC1"/>
        <w:tabs>
          <w:tab w:val="left" w:pos="480"/>
          <w:tab w:val="right" w:leader="dot" w:pos="10790"/>
        </w:tabs>
        <w:rPr>
          <w:ins w:id="55" w:author="Guohan Lu" w:date="2017-01-05T19:19:00Z"/>
          <w:sz w:val="36"/>
          <w:szCs w:val="40"/>
        </w:rPr>
      </w:pPr>
    </w:p>
    <w:p w14:paraId="47456EE6" w14:textId="2EF51A1F" w:rsidR="00E464ED" w:rsidRDefault="002947F4">
      <w:pPr>
        <w:pStyle w:val="TOC1"/>
        <w:tabs>
          <w:tab w:val="left" w:pos="480"/>
          <w:tab w:val="right" w:leader="dot" w:pos="10790"/>
        </w:tabs>
        <w:rPr>
          <w:ins w:id="56" w:author="Guohan Lu" w:date="2017-01-05T17:39:00Z"/>
          <w:rFonts w:asciiTheme="minorHAnsi" w:hAnsiTheme="minorHAnsi"/>
          <w:noProof/>
          <w:sz w:val="22"/>
          <w:szCs w:val="22"/>
          <w:lang w:eastAsia="zh-CN"/>
        </w:rPr>
      </w:pPr>
      <w:r>
        <w:rPr>
          <w:sz w:val="36"/>
          <w:szCs w:val="40"/>
        </w:rPr>
        <w:fldChar w:fldCharType="begin"/>
      </w:r>
      <w:r>
        <w:rPr>
          <w:sz w:val="36"/>
          <w:szCs w:val="40"/>
        </w:rPr>
        <w:instrText xml:space="preserve"> TOC \o "1-3" </w:instrText>
      </w:r>
      <w:r>
        <w:rPr>
          <w:sz w:val="36"/>
          <w:szCs w:val="40"/>
        </w:rPr>
        <w:fldChar w:fldCharType="separate"/>
      </w:r>
      <w:ins w:id="57" w:author="Guohan Lu" w:date="2017-01-05T17:39:00Z">
        <w:r w:rsidR="00E464ED">
          <w:rPr>
            <w:noProof/>
          </w:rPr>
          <w:t>1</w:t>
        </w:r>
        <w:r w:rsidR="00E464ED">
          <w:rPr>
            <w:rFonts w:asciiTheme="minorHAnsi" w:hAnsiTheme="minorHAnsi"/>
            <w:noProof/>
            <w:sz w:val="22"/>
            <w:szCs w:val="22"/>
            <w:lang w:eastAsia="zh-CN"/>
          </w:rPr>
          <w:tab/>
        </w:r>
        <w:r w:rsidR="00E464ED">
          <w:rPr>
            <w:noProof/>
          </w:rPr>
          <w:t>Overview</w:t>
        </w:r>
        <w:r w:rsidR="00E464ED">
          <w:rPr>
            <w:noProof/>
          </w:rPr>
          <w:tab/>
        </w:r>
        <w:r w:rsidR="00E464ED">
          <w:rPr>
            <w:noProof/>
          </w:rPr>
          <w:fldChar w:fldCharType="begin"/>
        </w:r>
        <w:r w:rsidR="00E464ED">
          <w:rPr>
            <w:noProof/>
          </w:rPr>
          <w:instrText xml:space="preserve"> PAGEREF _Toc471401277 \h </w:instrText>
        </w:r>
        <w:r w:rsidR="00E464ED">
          <w:rPr>
            <w:noProof/>
          </w:rPr>
        </w:r>
      </w:ins>
      <w:r w:rsidR="00E464ED">
        <w:rPr>
          <w:noProof/>
        </w:rPr>
        <w:fldChar w:fldCharType="separate"/>
      </w:r>
      <w:ins w:id="58" w:author="Guohan Lu" w:date="2017-01-05T17:39:00Z">
        <w:r w:rsidR="00E464ED">
          <w:rPr>
            <w:noProof/>
          </w:rPr>
          <w:t>3</w:t>
        </w:r>
        <w:r w:rsidR="00E464ED">
          <w:rPr>
            <w:noProof/>
          </w:rPr>
          <w:fldChar w:fldCharType="end"/>
        </w:r>
      </w:ins>
    </w:p>
    <w:p w14:paraId="4DBC387C" w14:textId="7F27DD8B" w:rsidR="00E464ED" w:rsidRDefault="00E464ED">
      <w:pPr>
        <w:pStyle w:val="TOC1"/>
        <w:tabs>
          <w:tab w:val="left" w:pos="480"/>
          <w:tab w:val="right" w:leader="dot" w:pos="10790"/>
        </w:tabs>
        <w:rPr>
          <w:ins w:id="59" w:author="Guohan Lu" w:date="2017-01-05T17:39:00Z"/>
          <w:rFonts w:asciiTheme="minorHAnsi" w:hAnsiTheme="minorHAnsi"/>
          <w:noProof/>
          <w:sz w:val="22"/>
          <w:szCs w:val="22"/>
          <w:lang w:eastAsia="zh-CN"/>
        </w:rPr>
      </w:pPr>
      <w:ins w:id="60" w:author="Guohan Lu" w:date="2017-01-05T17:39:00Z">
        <w:r>
          <w:rPr>
            <w:noProof/>
          </w:rPr>
          <w:t>2</w:t>
        </w:r>
        <w:r>
          <w:rPr>
            <w:rFonts w:asciiTheme="minorHAnsi" w:hAnsiTheme="minorHAnsi"/>
            <w:noProof/>
            <w:sz w:val="22"/>
            <w:szCs w:val="22"/>
            <w:lang w:eastAsia="zh-CN"/>
          </w:rPr>
          <w:tab/>
        </w:r>
        <w:r>
          <w:rPr>
            <w:noProof/>
          </w:rPr>
          <w:t>Sub port interface</w:t>
        </w:r>
        <w:r>
          <w:rPr>
            <w:noProof/>
          </w:rPr>
          <w:tab/>
        </w:r>
        <w:r>
          <w:rPr>
            <w:noProof/>
          </w:rPr>
          <w:fldChar w:fldCharType="begin"/>
        </w:r>
        <w:r>
          <w:rPr>
            <w:noProof/>
          </w:rPr>
          <w:instrText xml:space="preserve"> PAGEREF _Toc471401278 \h </w:instrText>
        </w:r>
        <w:r>
          <w:rPr>
            <w:noProof/>
          </w:rPr>
        </w:r>
      </w:ins>
      <w:r>
        <w:rPr>
          <w:noProof/>
        </w:rPr>
        <w:fldChar w:fldCharType="separate"/>
      </w:r>
      <w:ins w:id="61" w:author="Guohan Lu" w:date="2017-01-05T17:39:00Z">
        <w:r>
          <w:rPr>
            <w:noProof/>
          </w:rPr>
          <w:t>3</w:t>
        </w:r>
        <w:r>
          <w:rPr>
            <w:noProof/>
          </w:rPr>
          <w:fldChar w:fldCharType="end"/>
        </w:r>
      </w:ins>
    </w:p>
    <w:p w14:paraId="48CFB919" w14:textId="6612EC42" w:rsidR="00E464ED" w:rsidRDefault="00E464ED">
      <w:pPr>
        <w:pStyle w:val="TOC2"/>
        <w:tabs>
          <w:tab w:val="left" w:pos="960"/>
          <w:tab w:val="right" w:leader="dot" w:pos="10790"/>
        </w:tabs>
        <w:rPr>
          <w:ins w:id="62" w:author="Guohan Lu" w:date="2017-01-05T17:39:00Z"/>
          <w:rFonts w:asciiTheme="minorHAnsi" w:hAnsiTheme="minorHAnsi"/>
          <w:noProof/>
          <w:sz w:val="22"/>
          <w:szCs w:val="22"/>
          <w:lang w:eastAsia="zh-CN"/>
        </w:rPr>
      </w:pPr>
      <w:ins w:id="63" w:author="Guohan Lu" w:date="2017-01-05T17:39:00Z">
        <w:r>
          <w:rPr>
            <w:noProof/>
          </w:rPr>
          <w:t>2.1</w:t>
        </w:r>
        <w:r>
          <w:rPr>
            <w:rFonts w:asciiTheme="minorHAnsi" w:hAnsiTheme="minorHAnsi"/>
            <w:noProof/>
            <w:sz w:val="22"/>
            <w:szCs w:val="22"/>
            <w:lang w:eastAsia="zh-CN"/>
          </w:rPr>
          <w:tab/>
        </w:r>
        <w:r>
          <w:rPr>
            <w:noProof/>
          </w:rPr>
          <w:t>New port type attribute</w:t>
        </w:r>
        <w:r>
          <w:rPr>
            <w:noProof/>
          </w:rPr>
          <w:tab/>
        </w:r>
        <w:r>
          <w:rPr>
            <w:noProof/>
          </w:rPr>
          <w:fldChar w:fldCharType="begin"/>
        </w:r>
        <w:r>
          <w:rPr>
            <w:noProof/>
          </w:rPr>
          <w:instrText xml:space="preserve"> PAGEREF _Toc471401279 \h </w:instrText>
        </w:r>
        <w:r>
          <w:rPr>
            <w:noProof/>
          </w:rPr>
        </w:r>
      </w:ins>
      <w:r>
        <w:rPr>
          <w:noProof/>
        </w:rPr>
        <w:fldChar w:fldCharType="separate"/>
      </w:r>
      <w:ins w:id="64" w:author="Guohan Lu" w:date="2017-01-05T17:39:00Z">
        <w:r>
          <w:rPr>
            <w:noProof/>
          </w:rPr>
          <w:t>3</w:t>
        </w:r>
        <w:r>
          <w:rPr>
            <w:noProof/>
          </w:rPr>
          <w:fldChar w:fldCharType="end"/>
        </w:r>
      </w:ins>
    </w:p>
    <w:p w14:paraId="63FCDBEE" w14:textId="0100C4F0" w:rsidR="00E464ED" w:rsidRDefault="00E464ED">
      <w:pPr>
        <w:pStyle w:val="TOC2"/>
        <w:tabs>
          <w:tab w:val="left" w:pos="960"/>
          <w:tab w:val="right" w:leader="dot" w:pos="10790"/>
        </w:tabs>
        <w:rPr>
          <w:ins w:id="65" w:author="Guohan Lu" w:date="2017-01-05T17:39:00Z"/>
          <w:rFonts w:asciiTheme="minorHAnsi" w:hAnsiTheme="minorHAnsi"/>
          <w:noProof/>
          <w:sz w:val="22"/>
          <w:szCs w:val="22"/>
          <w:lang w:eastAsia="zh-CN"/>
        </w:rPr>
      </w:pPr>
      <w:ins w:id="66" w:author="Guohan Lu" w:date="2017-01-05T17:39:00Z">
        <w:r>
          <w:rPr>
            <w:noProof/>
          </w:rPr>
          <w:t>2.2</w:t>
        </w:r>
        <w:r>
          <w:rPr>
            <w:rFonts w:asciiTheme="minorHAnsi" w:hAnsiTheme="minorHAnsi"/>
            <w:noProof/>
            <w:sz w:val="22"/>
            <w:szCs w:val="22"/>
            <w:lang w:eastAsia="zh-CN"/>
          </w:rPr>
          <w:tab/>
        </w:r>
        <w:r>
          <w:rPr>
            <w:noProof/>
          </w:rPr>
          <w:t>Example - Router sub port flow</w:t>
        </w:r>
        <w:r>
          <w:rPr>
            <w:noProof/>
          </w:rPr>
          <w:tab/>
        </w:r>
        <w:r>
          <w:rPr>
            <w:noProof/>
          </w:rPr>
          <w:fldChar w:fldCharType="begin"/>
        </w:r>
        <w:r>
          <w:rPr>
            <w:noProof/>
          </w:rPr>
          <w:instrText xml:space="preserve"> PAGEREF _Toc471401280 \h </w:instrText>
        </w:r>
        <w:r>
          <w:rPr>
            <w:noProof/>
          </w:rPr>
        </w:r>
      </w:ins>
      <w:r>
        <w:rPr>
          <w:noProof/>
        </w:rPr>
        <w:fldChar w:fldCharType="separate"/>
      </w:r>
      <w:ins w:id="67" w:author="Guohan Lu" w:date="2017-01-05T17:39:00Z">
        <w:r>
          <w:rPr>
            <w:noProof/>
          </w:rPr>
          <w:t>4</w:t>
        </w:r>
        <w:r>
          <w:rPr>
            <w:noProof/>
          </w:rPr>
          <w:fldChar w:fldCharType="end"/>
        </w:r>
      </w:ins>
    </w:p>
    <w:p w14:paraId="768E3038" w14:textId="5C0C1D87" w:rsidR="00E464ED" w:rsidRDefault="00E464ED">
      <w:pPr>
        <w:pStyle w:val="TOC1"/>
        <w:tabs>
          <w:tab w:val="left" w:pos="480"/>
          <w:tab w:val="right" w:leader="dot" w:pos="10790"/>
        </w:tabs>
        <w:rPr>
          <w:ins w:id="68" w:author="Guohan Lu" w:date="2017-01-05T17:39:00Z"/>
          <w:rFonts w:asciiTheme="minorHAnsi" w:hAnsiTheme="minorHAnsi"/>
          <w:noProof/>
          <w:sz w:val="22"/>
          <w:szCs w:val="22"/>
          <w:lang w:eastAsia="zh-CN"/>
        </w:rPr>
      </w:pPr>
      <w:ins w:id="69" w:author="Guohan Lu" w:date="2017-01-05T17:39:00Z">
        <w:r>
          <w:rPr>
            <w:noProof/>
          </w:rPr>
          <w:t>3</w:t>
        </w:r>
        <w:r>
          <w:rPr>
            <w:rFonts w:asciiTheme="minorHAnsi" w:hAnsiTheme="minorHAnsi"/>
            <w:noProof/>
            <w:sz w:val="22"/>
            <w:szCs w:val="22"/>
            <w:lang w:eastAsia="zh-CN"/>
          </w:rPr>
          <w:tab/>
        </w:r>
        <w:r>
          <w:rPr>
            <w:noProof/>
          </w:rPr>
          <w:t>Non vlan aware bridge domains (.1D Bridges)</w:t>
        </w:r>
        <w:r>
          <w:rPr>
            <w:noProof/>
          </w:rPr>
          <w:tab/>
        </w:r>
        <w:r>
          <w:rPr>
            <w:noProof/>
          </w:rPr>
          <w:fldChar w:fldCharType="begin"/>
        </w:r>
        <w:r>
          <w:rPr>
            <w:noProof/>
          </w:rPr>
          <w:instrText xml:space="preserve"> PAGEREF _Toc471401281 \h </w:instrText>
        </w:r>
        <w:r>
          <w:rPr>
            <w:noProof/>
          </w:rPr>
        </w:r>
      </w:ins>
      <w:r>
        <w:rPr>
          <w:noProof/>
        </w:rPr>
        <w:fldChar w:fldCharType="separate"/>
      </w:r>
      <w:ins w:id="70" w:author="Guohan Lu" w:date="2017-01-05T17:39:00Z">
        <w:r>
          <w:rPr>
            <w:noProof/>
          </w:rPr>
          <w:t>4</w:t>
        </w:r>
        <w:r>
          <w:rPr>
            <w:noProof/>
          </w:rPr>
          <w:fldChar w:fldCharType="end"/>
        </w:r>
      </w:ins>
    </w:p>
    <w:p w14:paraId="47DCD0B9" w14:textId="0C110F50" w:rsidR="00E464ED" w:rsidRDefault="00E464ED">
      <w:pPr>
        <w:pStyle w:val="TOC2"/>
        <w:tabs>
          <w:tab w:val="left" w:pos="960"/>
          <w:tab w:val="right" w:leader="dot" w:pos="10790"/>
        </w:tabs>
        <w:rPr>
          <w:ins w:id="71" w:author="Guohan Lu" w:date="2017-01-05T17:39:00Z"/>
          <w:rFonts w:asciiTheme="minorHAnsi" w:hAnsiTheme="minorHAnsi"/>
          <w:noProof/>
          <w:sz w:val="22"/>
          <w:szCs w:val="22"/>
          <w:lang w:eastAsia="zh-CN"/>
        </w:rPr>
      </w:pPr>
      <w:ins w:id="72" w:author="Guohan Lu" w:date="2017-01-05T17:39:00Z">
        <w:r>
          <w:rPr>
            <w:noProof/>
          </w:rPr>
          <w:t>3.1</w:t>
        </w:r>
        <w:r>
          <w:rPr>
            <w:rFonts w:asciiTheme="minorHAnsi" w:hAnsiTheme="minorHAnsi"/>
            <w:noProof/>
            <w:sz w:val="22"/>
            <w:szCs w:val="22"/>
            <w:lang w:eastAsia="zh-CN"/>
          </w:rPr>
          <w:tab/>
        </w:r>
        <w:r>
          <w:rPr>
            <w:noProof/>
          </w:rPr>
          <w:t>Non Vlan aware bridge flows</w:t>
        </w:r>
        <w:r>
          <w:rPr>
            <w:noProof/>
          </w:rPr>
          <w:tab/>
        </w:r>
        <w:r>
          <w:rPr>
            <w:noProof/>
          </w:rPr>
          <w:fldChar w:fldCharType="begin"/>
        </w:r>
        <w:r>
          <w:rPr>
            <w:noProof/>
          </w:rPr>
          <w:instrText xml:space="preserve"> PAGEREF _Toc471401282 \h </w:instrText>
        </w:r>
        <w:r>
          <w:rPr>
            <w:noProof/>
          </w:rPr>
        </w:r>
      </w:ins>
      <w:r>
        <w:rPr>
          <w:noProof/>
        </w:rPr>
        <w:fldChar w:fldCharType="separate"/>
      </w:r>
      <w:ins w:id="73" w:author="Guohan Lu" w:date="2017-01-05T17:39:00Z">
        <w:r>
          <w:rPr>
            <w:noProof/>
          </w:rPr>
          <w:t>5</w:t>
        </w:r>
        <w:r>
          <w:rPr>
            <w:noProof/>
          </w:rPr>
          <w:fldChar w:fldCharType="end"/>
        </w:r>
      </w:ins>
    </w:p>
    <w:p w14:paraId="7D403720" w14:textId="00C6EB1D" w:rsidR="00E464ED" w:rsidRDefault="00E464ED">
      <w:pPr>
        <w:pStyle w:val="TOC1"/>
        <w:tabs>
          <w:tab w:val="left" w:pos="480"/>
          <w:tab w:val="right" w:leader="dot" w:pos="10790"/>
        </w:tabs>
        <w:rPr>
          <w:ins w:id="74" w:author="Guohan Lu" w:date="2017-01-05T17:39:00Z"/>
          <w:rFonts w:asciiTheme="minorHAnsi" w:hAnsiTheme="minorHAnsi"/>
          <w:noProof/>
          <w:sz w:val="22"/>
          <w:szCs w:val="22"/>
          <w:lang w:eastAsia="zh-CN"/>
        </w:rPr>
      </w:pPr>
      <w:ins w:id="75" w:author="Guohan Lu" w:date="2017-01-05T17:39:00Z">
        <w:r>
          <w:rPr>
            <w:noProof/>
          </w:rPr>
          <w:t>4</w:t>
        </w:r>
        <w:r>
          <w:rPr>
            <w:rFonts w:asciiTheme="minorHAnsi" w:hAnsiTheme="minorHAnsi"/>
            <w:noProof/>
            <w:sz w:val="22"/>
            <w:szCs w:val="22"/>
            <w:lang w:eastAsia="zh-CN"/>
          </w:rPr>
          <w:tab/>
        </w:r>
        <w:r>
          <w:rPr>
            <w:noProof/>
          </w:rPr>
          <w:t>Bridge ports</w:t>
        </w:r>
        <w:r>
          <w:rPr>
            <w:noProof/>
          </w:rPr>
          <w:tab/>
        </w:r>
        <w:r>
          <w:rPr>
            <w:noProof/>
          </w:rPr>
          <w:fldChar w:fldCharType="begin"/>
        </w:r>
        <w:r>
          <w:rPr>
            <w:noProof/>
          </w:rPr>
          <w:instrText xml:space="preserve"> PAGEREF _Toc471401283 \h </w:instrText>
        </w:r>
        <w:r>
          <w:rPr>
            <w:noProof/>
          </w:rPr>
        </w:r>
      </w:ins>
      <w:r>
        <w:rPr>
          <w:noProof/>
        </w:rPr>
        <w:fldChar w:fldCharType="separate"/>
      </w:r>
      <w:ins w:id="76" w:author="Guohan Lu" w:date="2017-01-05T17:39:00Z">
        <w:r>
          <w:rPr>
            <w:noProof/>
          </w:rPr>
          <w:t>6</w:t>
        </w:r>
        <w:r>
          <w:rPr>
            <w:noProof/>
          </w:rPr>
          <w:fldChar w:fldCharType="end"/>
        </w:r>
      </w:ins>
    </w:p>
    <w:p w14:paraId="238FB260" w14:textId="14941007" w:rsidR="00E464ED" w:rsidRDefault="00E464ED">
      <w:pPr>
        <w:pStyle w:val="TOC2"/>
        <w:tabs>
          <w:tab w:val="left" w:pos="960"/>
          <w:tab w:val="right" w:leader="dot" w:pos="10790"/>
        </w:tabs>
        <w:rPr>
          <w:ins w:id="77" w:author="Guohan Lu" w:date="2017-01-05T17:39:00Z"/>
          <w:rFonts w:asciiTheme="minorHAnsi" w:hAnsiTheme="minorHAnsi"/>
          <w:noProof/>
          <w:sz w:val="22"/>
          <w:szCs w:val="22"/>
          <w:lang w:eastAsia="zh-CN"/>
        </w:rPr>
      </w:pPr>
      <w:ins w:id="78" w:author="Guohan Lu" w:date="2017-01-05T17:39:00Z">
        <w:r>
          <w:rPr>
            <w:noProof/>
          </w:rPr>
          <w:t>4.1</w:t>
        </w:r>
        <w:r>
          <w:rPr>
            <w:rFonts w:asciiTheme="minorHAnsi" w:hAnsiTheme="minorHAnsi"/>
            <w:noProof/>
            <w:sz w:val="22"/>
            <w:szCs w:val="22"/>
            <w:lang w:eastAsia="zh-CN"/>
          </w:rPr>
          <w:tab/>
        </w:r>
        <w:r>
          <w:rPr>
            <w:noProof/>
          </w:rPr>
          <w:t>SAI bridge/router object current state</w:t>
        </w:r>
        <w:r>
          <w:rPr>
            <w:noProof/>
          </w:rPr>
          <w:tab/>
        </w:r>
        <w:r>
          <w:rPr>
            <w:noProof/>
          </w:rPr>
          <w:fldChar w:fldCharType="begin"/>
        </w:r>
        <w:r>
          <w:rPr>
            <w:noProof/>
          </w:rPr>
          <w:instrText xml:space="preserve"> PAGEREF _Toc471401284 \h </w:instrText>
        </w:r>
        <w:r>
          <w:rPr>
            <w:noProof/>
          </w:rPr>
        </w:r>
      </w:ins>
      <w:r>
        <w:rPr>
          <w:noProof/>
        </w:rPr>
        <w:fldChar w:fldCharType="separate"/>
      </w:r>
      <w:ins w:id="79" w:author="Guohan Lu" w:date="2017-01-05T17:39:00Z">
        <w:r>
          <w:rPr>
            <w:noProof/>
          </w:rPr>
          <w:t>6</w:t>
        </w:r>
        <w:r>
          <w:rPr>
            <w:noProof/>
          </w:rPr>
          <w:fldChar w:fldCharType="end"/>
        </w:r>
      </w:ins>
    </w:p>
    <w:p w14:paraId="5ABAC824" w14:textId="60571B19" w:rsidR="00E464ED" w:rsidRDefault="00E464ED">
      <w:pPr>
        <w:pStyle w:val="TOC2"/>
        <w:tabs>
          <w:tab w:val="left" w:pos="960"/>
          <w:tab w:val="right" w:leader="dot" w:pos="10790"/>
        </w:tabs>
        <w:rPr>
          <w:ins w:id="80" w:author="Guohan Lu" w:date="2017-01-05T17:39:00Z"/>
          <w:rFonts w:asciiTheme="minorHAnsi" w:hAnsiTheme="minorHAnsi"/>
          <w:noProof/>
          <w:sz w:val="22"/>
          <w:szCs w:val="22"/>
          <w:lang w:eastAsia="zh-CN"/>
        </w:rPr>
      </w:pPr>
      <w:ins w:id="81" w:author="Guohan Lu" w:date="2017-01-05T17:39:00Z">
        <w:r>
          <w:rPr>
            <w:noProof/>
          </w:rPr>
          <w:t>4.2</w:t>
        </w:r>
        <w:r>
          <w:rPr>
            <w:rFonts w:asciiTheme="minorHAnsi" w:hAnsiTheme="minorHAnsi"/>
            <w:noProof/>
            <w:sz w:val="22"/>
            <w:szCs w:val="22"/>
            <w:lang w:eastAsia="zh-CN"/>
          </w:rPr>
          <w:tab/>
        </w:r>
        <w:r>
          <w:rPr>
            <w:noProof/>
          </w:rPr>
          <w:t>SAI bridge/router object proposed state</w:t>
        </w:r>
        <w:r>
          <w:rPr>
            <w:noProof/>
          </w:rPr>
          <w:tab/>
        </w:r>
        <w:r>
          <w:rPr>
            <w:noProof/>
          </w:rPr>
          <w:fldChar w:fldCharType="begin"/>
        </w:r>
        <w:r>
          <w:rPr>
            <w:noProof/>
          </w:rPr>
          <w:instrText xml:space="preserve"> PAGEREF _Toc471401285 \h </w:instrText>
        </w:r>
        <w:r>
          <w:rPr>
            <w:noProof/>
          </w:rPr>
        </w:r>
      </w:ins>
      <w:r>
        <w:rPr>
          <w:noProof/>
        </w:rPr>
        <w:fldChar w:fldCharType="separate"/>
      </w:r>
      <w:ins w:id="82" w:author="Guohan Lu" w:date="2017-01-05T17:39:00Z">
        <w:r>
          <w:rPr>
            <w:noProof/>
          </w:rPr>
          <w:t>7</w:t>
        </w:r>
        <w:r>
          <w:rPr>
            <w:noProof/>
          </w:rPr>
          <w:fldChar w:fldCharType="end"/>
        </w:r>
      </w:ins>
    </w:p>
    <w:p w14:paraId="4A9D00EB" w14:textId="1323329D" w:rsidR="00E464ED" w:rsidRDefault="00E464ED">
      <w:pPr>
        <w:pStyle w:val="TOC2"/>
        <w:tabs>
          <w:tab w:val="left" w:pos="960"/>
          <w:tab w:val="right" w:leader="dot" w:pos="10790"/>
        </w:tabs>
        <w:rPr>
          <w:ins w:id="83" w:author="Guohan Lu" w:date="2017-01-05T17:39:00Z"/>
          <w:rFonts w:asciiTheme="minorHAnsi" w:hAnsiTheme="minorHAnsi"/>
          <w:noProof/>
          <w:sz w:val="22"/>
          <w:szCs w:val="22"/>
          <w:lang w:eastAsia="zh-CN"/>
        </w:rPr>
      </w:pPr>
      <w:ins w:id="84" w:author="Guohan Lu" w:date="2017-01-05T17:39:00Z">
        <w:r>
          <w:rPr>
            <w:noProof/>
          </w:rPr>
          <w:t>4.3</w:t>
        </w:r>
        <w:r>
          <w:rPr>
            <w:rFonts w:asciiTheme="minorHAnsi" w:hAnsiTheme="minorHAnsi"/>
            <w:noProof/>
            <w:sz w:val="22"/>
            <w:szCs w:val="22"/>
            <w:lang w:eastAsia="zh-CN"/>
          </w:rPr>
          <w:tab/>
        </w:r>
        <w:r>
          <w:rPr>
            <w:noProof/>
          </w:rPr>
          <w:t>Bridge port type types</w:t>
        </w:r>
        <w:r>
          <w:rPr>
            <w:noProof/>
          </w:rPr>
          <w:tab/>
        </w:r>
        <w:r>
          <w:rPr>
            <w:noProof/>
          </w:rPr>
          <w:fldChar w:fldCharType="begin"/>
        </w:r>
        <w:r>
          <w:rPr>
            <w:noProof/>
          </w:rPr>
          <w:instrText xml:space="preserve"> PAGEREF _Toc471401286 \h </w:instrText>
        </w:r>
        <w:r>
          <w:rPr>
            <w:noProof/>
          </w:rPr>
        </w:r>
      </w:ins>
      <w:r>
        <w:rPr>
          <w:noProof/>
        </w:rPr>
        <w:fldChar w:fldCharType="separate"/>
      </w:r>
      <w:ins w:id="85" w:author="Guohan Lu" w:date="2017-01-05T17:39:00Z">
        <w:r>
          <w:rPr>
            <w:noProof/>
          </w:rPr>
          <w:t>7</w:t>
        </w:r>
        <w:r>
          <w:rPr>
            <w:noProof/>
          </w:rPr>
          <w:fldChar w:fldCharType="end"/>
        </w:r>
      </w:ins>
    </w:p>
    <w:p w14:paraId="04390A2C" w14:textId="141E92C5" w:rsidR="00E464ED" w:rsidRDefault="00E464ED">
      <w:pPr>
        <w:pStyle w:val="TOC3"/>
        <w:tabs>
          <w:tab w:val="left" w:pos="1200"/>
          <w:tab w:val="right" w:leader="dot" w:pos="10790"/>
        </w:tabs>
        <w:rPr>
          <w:ins w:id="86" w:author="Guohan Lu" w:date="2017-01-05T17:39:00Z"/>
          <w:rFonts w:asciiTheme="minorHAnsi" w:hAnsiTheme="minorHAnsi"/>
          <w:noProof/>
          <w:sz w:val="22"/>
          <w:szCs w:val="22"/>
          <w:lang w:eastAsia="zh-CN"/>
        </w:rPr>
      </w:pPr>
      <w:ins w:id="87" w:author="Guohan Lu" w:date="2017-01-05T17:39:00Z">
        <w:r>
          <w:rPr>
            <w:noProof/>
          </w:rPr>
          <w:t>4.3.1</w:t>
        </w:r>
        <w:r>
          <w:rPr>
            <w:rFonts w:asciiTheme="minorHAnsi" w:hAnsiTheme="minorHAnsi"/>
            <w:noProof/>
            <w:sz w:val="22"/>
            <w:szCs w:val="22"/>
            <w:lang w:eastAsia="zh-CN"/>
          </w:rPr>
          <w:tab/>
        </w:r>
        <w:r>
          <w:rPr>
            <w:noProof/>
          </w:rPr>
          <w:t>Bridge port type - Port</w:t>
        </w:r>
        <w:r>
          <w:rPr>
            <w:noProof/>
          </w:rPr>
          <w:tab/>
        </w:r>
        <w:r>
          <w:rPr>
            <w:noProof/>
          </w:rPr>
          <w:fldChar w:fldCharType="begin"/>
        </w:r>
        <w:r>
          <w:rPr>
            <w:noProof/>
          </w:rPr>
          <w:instrText xml:space="preserve"> PAGEREF _Toc471401287 \h </w:instrText>
        </w:r>
        <w:r>
          <w:rPr>
            <w:noProof/>
          </w:rPr>
        </w:r>
      </w:ins>
      <w:r>
        <w:rPr>
          <w:noProof/>
        </w:rPr>
        <w:fldChar w:fldCharType="separate"/>
      </w:r>
      <w:ins w:id="88" w:author="Guohan Lu" w:date="2017-01-05T17:39:00Z">
        <w:r>
          <w:rPr>
            <w:noProof/>
          </w:rPr>
          <w:t>8</w:t>
        </w:r>
        <w:r>
          <w:rPr>
            <w:noProof/>
          </w:rPr>
          <w:fldChar w:fldCharType="end"/>
        </w:r>
      </w:ins>
    </w:p>
    <w:p w14:paraId="1B47E273" w14:textId="5C4A5EB2" w:rsidR="00E464ED" w:rsidRDefault="00E464ED">
      <w:pPr>
        <w:pStyle w:val="TOC3"/>
        <w:tabs>
          <w:tab w:val="left" w:pos="1200"/>
          <w:tab w:val="right" w:leader="dot" w:pos="10790"/>
        </w:tabs>
        <w:rPr>
          <w:ins w:id="89" w:author="Guohan Lu" w:date="2017-01-05T17:39:00Z"/>
          <w:rFonts w:asciiTheme="minorHAnsi" w:hAnsiTheme="minorHAnsi"/>
          <w:noProof/>
          <w:sz w:val="22"/>
          <w:szCs w:val="22"/>
          <w:lang w:eastAsia="zh-CN"/>
        </w:rPr>
      </w:pPr>
      <w:ins w:id="90" w:author="Guohan Lu" w:date="2017-01-05T17:39:00Z">
        <w:r>
          <w:rPr>
            <w:noProof/>
          </w:rPr>
          <w:t>4.3.2</w:t>
        </w:r>
        <w:r>
          <w:rPr>
            <w:rFonts w:asciiTheme="minorHAnsi" w:hAnsiTheme="minorHAnsi"/>
            <w:noProof/>
            <w:sz w:val="22"/>
            <w:szCs w:val="22"/>
            <w:lang w:eastAsia="zh-CN"/>
          </w:rPr>
          <w:tab/>
        </w:r>
        <w:r>
          <w:rPr>
            <w:noProof/>
          </w:rPr>
          <w:t>Bridge vport type – { Port , vlan}</w:t>
        </w:r>
        <w:r>
          <w:rPr>
            <w:noProof/>
          </w:rPr>
          <w:tab/>
        </w:r>
        <w:r>
          <w:rPr>
            <w:noProof/>
          </w:rPr>
          <w:fldChar w:fldCharType="begin"/>
        </w:r>
        <w:r>
          <w:rPr>
            <w:noProof/>
          </w:rPr>
          <w:instrText xml:space="preserve"> PAGEREF _Toc471401288 \h </w:instrText>
        </w:r>
        <w:r>
          <w:rPr>
            <w:noProof/>
          </w:rPr>
        </w:r>
      </w:ins>
      <w:r>
        <w:rPr>
          <w:noProof/>
        </w:rPr>
        <w:fldChar w:fldCharType="separate"/>
      </w:r>
      <w:ins w:id="91" w:author="Guohan Lu" w:date="2017-01-05T17:39:00Z">
        <w:r>
          <w:rPr>
            <w:noProof/>
          </w:rPr>
          <w:t>8</w:t>
        </w:r>
        <w:r>
          <w:rPr>
            <w:noProof/>
          </w:rPr>
          <w:fldChar w:fldCharType="end"/>
        </w:r>
      </w:ins>
    </w:p>
    <w:p w14:paraId="2FC70C8D" w14:textId="11E3E180" w:rsidR="00E464ED" w:rsidRDefault="00E464ED">
      <w:pPr>
        <w:pStyle w:val="TOC3"/>
        <w:tabs>
          <w:tab w:val="left" w:pos="1200"/>
          <w:tab w:val="right" w:leader="dot" w:pos="10790"/>
        </w:tabs>
        <w:rPr>
          <w:ins w:id="92" w:author="Guohan Lu" w:date="2017-01-05T17:39:00Z"/>
          <w:rFonts w:asciiTheme="minorHAnsi" w:hAnsiTheme="minorHAnsi"/>
          <w:noProof/>
          <w:sz w:val="22"/>
          <w:szCs w:val="22"/>
          <w:lang w:eastAsia="zh-CN"/>
        </w:rPr>
      </w:pPr>
      <w:ins w:id="93" w:author="Guohan Lu" w:date="2017-01-05T17:39:00Z">
        <w:r>
          <w:rPr>
            <w:noProof/>
          </w:rPr>
          <w:t>4.3.3</w:t>
        </w:r>
        <w:r>
          <w:rPr>
            <w:rFonts w:asciiTheme="minorHAnsi" w:hAnsiTheme="minorHAnsi"/>
            <w:noProof/>
            <w:sz w:val="22"/>
            <w:szCs w:val="22"/>
            <w:lang w:eastAsia="zh-CN"/>
          </w:rPr>
          <w:tab/>
        </w:r>
        <w:r>
          <w:rPr>
            <w:noProof/>
          </w:rPr>
          <w:t>Bridge port type- router</w:t>
        </w:r>
        <w:r>
          <w:rPr>
            <w:noProof/>
          </w:rPr>
          <w:tab/>
        </w:r>
        <w:r>
          <w:rPr>
            <w:noProof/>
          </w:rPr>
          <w:fldChar w:fldCharType="begin"/>
        </w:r>
        <w:r>
          <w:rPr>
            <w:noProof/>
          </w:rPr>
          <w:instrText xml:space="preserve"> PAGEREF _Toc471401289 \h </w:instrText>
        </w:r>
        <w:r>
          <w:rPr>
            <w:noProof/>
          </w:rPr>
        </w:r>
      </w:ins>
      <w:r>
        <w:rPr>
          <w:noProof/>
        </w:rPr>
        <w:fldChar w:fldCharType="separate"/>
      </w:r>
      <w:ins w:id="94" w:author="Guohan Lu" w:date="2017-01-05T17:39:00Z">
        <w:r>
          <w:rPr>
            <w:noProof/>
          </w:rPr>
          <w:t>8</w:t>
        </w:r>
        <w:r>
          <w:rPr>
            <w:noProof/>
          </w:rPr>
          <w:fldChar w:fldCharType="end"/>
        </w:r>
      </w:ins>
    </w:p>
    <w:p w14:paraId="02394E99" w14:textId="071B83C4" w:rsidR="00E464ED" w:rsidRDefault="00E464ED">
      <w:pPr>
        <w:pStyle w:val="TOC3"/>
        <w:tabs>
          <w:tab w:val="left" w:pos="1200"/>
          <w:tab w:val="right" w:leader="dot" w:pos="10790"/>
        </w:tabs>
        <w:rPr>
          <w:ins w:id="95" w:author="Guohan Lu" w:date="2017-01-05T17:39:00Z"/>
          <w:rFonts w:asciiTheme="minorHAnsi" w:hAnsiTheme="minorHAnsi"/>
          <w:noProof/>
          <w:sz w:val="22"/>
          <w:szCs w:val="22"/>
          <w:lang w:eastAsia="zh-CN"/>
        </w:rPr>
      </w:pPr>
      <w:ins w:id="96" w:author="Guohan Lu" w:date="2017-01-05T17:39:00Z">
        <w:r>
          <w:rPr>
            <w:noProof/>
          </w:rPr>
          <w:t>4.3.4</w:t>
        </w:r>
        <w:r>
          <w:rPr>
            <w:rFonts w:asciiTheme="minorHAnsi" w:hAnsiTheme="minorHAnsi"/>
            <w:noProof/>
            <w:sz w:val="22"/>
            <w:szCs w:val="22"/>
            <w:lang w:eastAsia="zh-CN"/>
          </w:rPr>
          <w:tab/>
        </w:r>
        <w:r>
          <w:rPr>
            <w:noProof/>
          </w:rPr>
          <w:t>Bridge port type – tunnel</w:t>
        </w:r>
        <w:r>
          <w:rPr>
            <w:noProof/>
          </w:rPr>
          <w:tab/>
        </w:r>
        <w:r>
          <w:rPr>
            <w:noProof/>
          </w:rPr>
          <w:fldChar w:fldCharType="begin"/>
        </w:r>
        <w:r>
          <w:rPr>
            <w:noProof/>
          </w:rPr>
          <w:instrText xml:space="preserve"> PAGEREF _Toc471401290 \h </w:instrText>
        </w:r>
        <w:r>
          <w:rPr>
            <w:noProof/>
          </w:rPr>
        </w:r>
      </w:ins>
      <w:r>
        <w:rPr>
          <w:noProof/>
        </w:rPr>
        <w:fldChar w:fldCharType="separate"/>
      </w:r>
      <w:ins w:id="97" w:author="Guohan Lu" w:date="2017-01-05T17:39:00Z">
        <w:r>
          <w:rPr>
            <w:noProof/>
          </w:rPr>
          <w:t>9</w:t>
        </w:r>
        <w:r>
          <w:rPr>
            <w:noProof/>
          </w:rPr>
          <w:fldChar w:fldCharType="end"/>
        </w:r>
      </w:ins>
    </w:p>
    <w:p w14:paraId="6B890119" w14:textId="132B3468" w:rsidR="00E464ED" w:rsidRDefault="00E464ED">
      <w:pPr>
        <w:pStyle w:val="TOC2"/>
        <w:tabs>
          <w:tab w:val="left" w:pos="960"/>
          <w:tab w:val="right" w:leader="dot" w:pos="10790"/>
        </w:tabs>
        <w:rPr>
          <w:ins w:id="98" w:author="Guohan Lu" w:date="2017-01-05T17:39:00Z"/>
          <w:rFonts w:asciiTheme="minorHAnsi" w:hAnsiTheme="minorHAnsi"/>
          <w:noProof/>
          <w:sz w:val="22"/>
          <w:szCs w:val="22"/>
          <w:lang w:eastAsia="zh-CN"/>
        </w:rPr>
      </w:pPr>
      <w:ins w:id="99" w:author="Guohan Lu" w:date="2017-01-05T17:39:00Z">
        <w:r>
          <w:rPr>
            <w:noProof/>
          </w:rPr>
          <w:t>4.4</w:t>
        </w:r>
        <w:r>
          <w:rPr>
            <w:rFonts w:asciiTheme="minorHAnsi" w:hAnsiTheme="minorHAnsi"/>
            <w:noProof/>
            <w:sz w:val="22"/>
            <w:szCs w:val="22"/>
            <w:lang w:eastAsia="zh-CN"/>
          </w:rPr>
          <w:tab/>
        </w:r>
        <w:r>
          <w:rPr>
            <w:noProof/>
          </w:rPr>
          <w:t>Bridge attributes</w:t>
        </w:r>
        <w:r>
          <w:rPr>
            <w:noProof/>
          </w:rPr>
          <w:tab/>
        </w:r>
        <w:r>
          <w:rPr>
            <w:noProof/>
          </w:rPr>
          <w:fldChar w:fldCharType="begin"/>
        </w:r>
        <w:r>
          <w:rPr>
            <w:noProof/>
          </w:rPr>
          <w:instrText xml:space="preserve"> PAGEREF _Toc471401291 \h </w:instrText>
        </w:r>
        <w:r>
          <w:rPr>
            <w:noProof/>
          </w:rPr>
        </w:r>
      </w:ins>
      <w:r>
        <w:rPr>
          <w:noProof/>
        </w:rPr>
        <w:fldChar w:fldCharType="separate"/>
      </w:r>
      <w:ins w:id="100" w:author="Guohan Lu" w:date="2017-01-05T17:39:00Z">
        <w:r>
          <w:rPr>
            <w:noProof/>
          </w:rPr>
          <w:t>10</w:t>
        </w:r>
        <w:r>
          <w:rPr>
            <w:noProof/>
          </w:rPr>
          <w:fldChar w:fldCharType="end"/>
        </w:r>
      </w:ins>
    </w:p>
    <w:p w14:paraId="01FBFACC" w14:textId="5DBEE26A" w:rsidR="00E464ED" w:rsidRDefault="00E464ED">
      <w:pPr>
        <w:pStyle w:val="TOC1"/>
        <w:tabs>
          <w:tab w:val="left" w:pos="480"/>
          <w:tab w:val="right" w:leader="dot" w:pos="10790"/>
        </w:tabs>
        <w:rPr>
          <w:ins w:id="101" w:author="Guohan Lu" w:date="2017-01-05T17:39:00Z"/>
          <w:rFonts w:asciiTheme="minorHAnsi" w:hAnsiTheme="minorHAnsi"/>
          <w:noProof/>
          <w:sz w:val="22"/>
          <w:szCs w:val="22"/>
          <w:lang w:eastAsia="zh-CN"/>
        </w:rPr>
      </w:pPr>
      <w:ins w:id="102" w:author="Guohan Lu" w:date="2017-01-05T17:39:00Z">
        <w:r>
          <w:rPr>
            <w:noProof/>
          </w:rPr>
          <w:t>5</w:t>
        </w:r>
        <w:r>
          <w:rPr>
            <w:rFonts w:asciiTheme="minorHAnsi" w:hAnsiTheme="minorHAnsi"/>
            <w:noProof/>
            <w:sz w:val="22"/>
            <w:szCs w:val="22"/>
            <w:lang w:eastAsia="zh-CN"/>
          </w:rPr>
          <w:tab/>
        </w:r>
        <w:r>
          <w:rPr>
            <w:noProof/>
          </w:rPr>
          <w:t>Specification</w:t>
        </w:r>
        <w:r>
          <w:rPr>
            <w:noProof/>
          </w:rPr>
          <w:tab/>
        </w:r>
        <w:r>
          <w:rPr>
            <w:noProof/>
          </w:rPr>
          <w:fldChar w:fldCharType="begin"/>
        </w:r>
        <w:r>
          <w:rPr>
            <w:noProof/>
          </w:rPr>
          <w:instrText xml:space="preserve"> PAGEREF _Toc471401292 \h </w:instrText>
        </w:r>
        <w:r>
          <w:rPr>
            <w:noProof/>
          </w:rPr>
        </w:r>
      </w:ins>
      <w:r>
        <w:rPr>
          <w:noProof/>
        </w:rPr>
        <w:fldChar w:fldCharType="separate"/>
      </w:r>
      <w:ins w:id="103" w:author="Guohan Lu" w:date="2017-01-05T17:39:00Z">
        <w:r>
          <w:rPr>
            <w:noProof/>
          </w:rPr>
          <w:t>10</w:t>
        </w:r>
        <w:r>
          <w:rPr>
            <w:noProof/>
          </w:rPr>
          <w:fldChar w:fldCharType="end"/>
        </w:r>
      </w:ins>
    </w:p>
    <w:p w14:paraId="3AD11F14" w14:textId="3B902D40" w:rsidR="00E464ED" w:rsidRDefault="00E464ED">
      <w:pPr>
        <w:pStyle w:val="TOC2"/>
        <w:tabs>
          <w:tab w:val="left" w:pos="960"/>
          <w:tab w:val="right" w:leader="dot" w:pos="10790"/>
        </w:tabs>
        <w:rPr>
          <w:ins w:id="104" w:author="Guohan Lu" w:date="2017-01-05T17:39:00Z"/>
          <w:rFonts w:asciiTheme="minorHAnsi" w:hAnsiTheme="minorHAnsi"/>
          <w:noProof/>
          <w:sz w:val="22"/>
          <w:szCs w:val="22"/>
          <w:lang w:eastAsia="zh-CN"/>
        </w:rPr>
      </w:pPr>
      <w:ins w:id="105" w:author="Guohan Lu" w:date="2017-01-05T17:39:00Z">
        <w:r>
          <w:rPr>
            <w:noProof/>
          </w:rPr>
          <w:t>5.1</w:t>
        </w:r>
        <w:r>
          <w:rPr>
            <w:rFonts w:asciiTheme="minorHAnsi" w:hAnsiTheme="minorHAnsi"/>
            <w:noProof/>
            <w:sz w:val="22"/>
            <w:szCs w:val="22"/>
            <w:lang w:eastAsia="zh-CN"/>
          </w:rPr>
          <w:tab/>
        </w:r>
        <w:r>
          <w:rPr>
            <w:noProof/>
          </w:rPr>
          <w:t>SAI port object</w:t>
        </w:r>
        <w:r>
          <w:rPr>
            <w:noProof/>
          </w:rPr>
          <w:tab/>
        </w:r>
        <w:r>
          <w:rPr>
            <w:noProof/>
          </w:rPr>
          <w:fldChar w:fldCharType="begin"/>
        </w:r>
        <w:r>
          <w:rPr>
            <w:noProof/>
          </w:rPr>
          <w:instrText xml:space="preserve"> PAGEREF _Toc471401293 \h </w:instrText>
        </w:r>
        <w:r>
          <w:rPr>
            <w:noProof/>
          </w:rPr>
        </w:r>
      </w:ins>
      <w:r>
        <w:rPr>
          <w:noProof/>
        </w:rPr>
        <w:fldChar w:fldCharType="separate"/>
      </w:r>
      <w:ins w:id="106" w:author="Guohan Lu" w:date="2017-01-05T17:39:00Z">
        <w:r>
          <w:rPr>
            <w:noProof/>
          </w:rPr>
          <w:t>10</w:t>
        </w:r>
        <w:r>
          <w:rPr>
            <w:noProof/>
          </w:rPr>
          <w:fldChar w:fldCharType="end"/>
        </w:r>
      </w:ins>
    </w:p>
    <w:p w14:paraId="03A21A3D" w14:textId="2E24ABD2" w:rsidR="00E464ED" w:rsidRDefault="00E464ED">
      <w:pPr>
        <w:pStyle w:val="TOC2"/>
        <w:tabs>
          <w:tab w:val="left" w:pos="960"/>
          <w:tab w:val="right" w:leader="dot" w:pos="10790"/>
        </w:tabs>
        <w:rPr>
          <w:ins w:id="107" w:author="Guohan Lu" w:date="2017-01-05T17:39:00Z"/>
          <w:rFonts w:asciiTheme="minorHAnsi" w:hAnsiTheme="minorHAnsi"/>
          <w:noProof/>
          <w:sz w:val="22"/>
          <w:szCs w:val="22"/>
          <w:lang w:eastAsia="zh-CN"/>
        </w:rPr>
      </w:pPr>
      <w:ins w:id="108" w:author="Guohan Lu" w:date="2017-01-05T17:39:00Z">
        <w:r>
          <w:rPr>
            <w:noProof/>
          </w:rPr>
          <w:t>5.2</w:t>
        </w:r>
        <w:r>
          <w:rPr>
            <w:rFonts w:asciiTheme="minorHAnsi" w:hAnsiTheme="minorHAnsi"/>
            <w:noProof/>
            <w:sz w:val="22"/>
            <w:szCs w:val="22"/>
            <w:lang w:eastAsia="zh-CN"/>
          </w:rPr>
          <w:tab/>
        </w:r>
        <w:r>
          <w:rPr>
            <w:noProof/>
          </w:rPr>
          <w:t>SAI FDB object</w:t>
        </w:r>
        <w:r>
          <w:rPr>
            <w:noProof/>
          </w:rPr>
          <w:tab/>
        </w:r>
        <w:r>
          <w:rPr>
            <w:noProof/>
          </w:rPr>
          <w:fldChar w:fldCharType="begin"/>
        </w:r>
        <w:r>
          <w:rPr>
            <w:noProof/>
          </w:rPr>
          <w:instrText xml:space="preserve"> PAGEREF _Toc471401294 \h </w:instrText>
        </w:r>
        <w:r>
          <w:rPr>
            <w:noProof/>
          </w:rPr>
        </w:r>
      </w:ins>
      <w:r>
        <w:rPr>
          <w:noProof/>
        </w:rPr>
        <w:fldChar w:fldCharType="separate"/>
      </w:r>
      <w:ins w:id="109" w:author="Guohan Lu" w:date="2017-01-05T17:39:00Z">
        <w:r>
          <w:rPr>
            <w:noProof/>
          </w:rPr>
          <w:t>10</w:t>
        </w:r>
        <w:r>
          <w:rPr>
            <w:noProof/>
          </w:rPr>
          <w:fldChar w:fldCharType="end"/>
        </w:r>
      </w:ins>
    </w:p>
    <w:p w14:paraId="7CD543B7" w14:textId="0CBABF2F" w:rsidR="00E464ED" w:rsidRDefault="00E464ED">
      <w:pPr>
        <w:pStyle w:val="TOC2"/>
        <w:tabs>
          <w:tab w:val="left" w:pos="960"/>
          <w:tab w:val="right" w:leader="dot" w:pos="10790"/>
        </w:tabs>
        <w:rPr>
          <w:ins w:id="110" w:author="Guohan Lu" w:date="2017-01-05T17:39:00Z"/>
          <w:rFonts w:asciiTheme="minorHAnsi" w:hAnsiTheme="minorHAnsi"/>
          <w:noProof/>
          <w:sz w:val="22"/>
          <w:szCs w:val="22"/>
          <w:lang w:eastAsia="zh-CN"/>
        </w:rPr>
      </w:pPr>
      <w:ins w:id="111" w:author="Guohan Lu" w:date="2017-01-05T17:39:00Z">
        <w:r>
          <w:rPr>
            <w:noProof/>
          </w:rPr>
          <w:t>5.3</w:t>
        </w:r>
        <w:r>
          <w:rPr>
            <w:rFonts w:asciiTheme="minorHAnsi" w:hAnsiTheme="minorHAnsi"/>
            <w:noProof/>
            <w:sz w:val="22"/>
            <w:szCs w:val="22"/>
            <w:lang w:eastAsia="zh-CN"/>
          </w:rPr>
          <w:tab/>
        </w:r>
        <w:r>
          <w:rPr>
            <w:noProof/>
          </w:rPr>
          <w:t>SAI STP object</w:t>
        </w:r>
        <w:r>
          <w:rPr>
            <w:noProof/>
          </w:rPr>
          <w:tab/>
        </w:r>
        <w:r>
          <w:rPr>
            <w:noProof/>
          </w:rPr>
          <w:fldChar w:fldCharType="begin"/>
        </w:r>
        <w:r>
          <w:rPr>
            <w:noProof/>
          </w:rPr>
          <w:instrText xml:space="preserve"> PAGEREF _Toc471401295 \h </w:instrText>
        </w:r>
        <w:r>
          <w:rPr>
            <w:noProof/>
          </w:rPr>
        </w:r>
      </w:ins>
      <w:r>
        <w:rPr>
          <w:noProof/>
        </w:rPr>
        <w:fldChar w:fldCharType="separate"/>
      </w:r>
      <w:ins w:id="112" w:author="Guohan Lu" w:date="2017-01-05T17:39:00Z">
        <w:r>
          <w:rPr>
            <w:noProof/>
          </w:rPr>
          <w:t>11</w:t>
        </w:r>
        <w:r>
          <w:rPr>
            <w:noProof/>
          </w:rPr>
          <w:fldChar w:fldCharType="end"/>
        </w:r>
      </w:ins>
    </w:p>
    <w:p w14:paraId="1C93AE1B" w14:textId="37E0AE9B" w:rsidR="00E464ED" w:rsidRDefault="00E464ED">
      <w:pPr>
        <w:pStyle w:val="TOC2"/>
        <w:tabs>
          <w:tab w:val="left" w:pos="960"/>
          <w:tab w:val="right" w:leader="dot" w:pos="10790"/>
        </w:tabs>
        <w:rPr>
          <w:ins w:id="113" w:author="Guohan Lu" w:date="2017-01-05T17:39:00Z"/>
          <w:rFonts w:asciiTheme="minorHAnsi" w:hAnsiTheme="minorHAnsi"/>
          <w:noProof/>
          <w:sz w:val="22"/>
          <w:szCs w:val="22"/>
          <w:lang w:eastAsia="zh-CN"/>
        </w:rPr>
      </w:pPr>
      <w:ins w:id="114" w:author="Guohan Lu" w:date="2017-01-05T17:39:00Z">
        <w:r>
          <w:rPr>
            <w:noProof/>
          </w:rPr>
          <w:t>5.4</w:t>
        </w:r>
        <w:r>
          <w:rPr>
            <w:rFonts w:asciiTheme="minorHAnsi" w:hAnsiTheme="minorHAnsi"/>
            <w:noProof/>
            <w:sz w:val="22"/>
            <w:szCs w:val="22"/>
            <w:lang w:eastAsia="zh-CN"/>
          </w:rPr>
          <w:tab/>
        </w:r>
        <w:r>
          <w:rPr>
            <w:noProof/>
          </w:rPr>
          <w:t>SAI L2 multicast</w:t>
        </w:r>
        <w:r>
          <w:rPr>
            <w:noProof/>
          </w:rPr>
          <w:tab/>
        </w:r>
        <w:r>
          <w:rPr>
            <w:noProof/>
          </w:rPr>
          <w:fldChar w:fldCharType="begin"/>
        </w:r>
        <w:r>
          <w:rPr>
            <w:noProof/>
          </w:rPr>
          <w:instrText xml:space="preserve"> PAGEREF _Toc471401296 \h </w:instrText>
        </w:r>
        <w:r>
          <w:rPr>
            <w:noProof/>
          </w:rPr>
        </w:r>
      </w:ins>
      <w:r>
        <w:rPr>
          <w:noProof/>
        </w:rPr>
        <w:fldChar w:fldCharType="separate"/>
      </w:r>
      <w:ins w:id="115" w:author="Guohan Lu" w:date="2017-01-05T17:39:00Z">
        <w:r>
          <w:rPr>
            <w:noProof/>
          </w:rPr>
          <w:t>11</w:t>
        </w:r>
        <w:r>
          <w:rPr>
            <w:noProof/>
          </w:rPr>
          <w:fldChar w:fldCharType="end"/>
        </w:r>
      </w:ins>
    </w:p>
    <w:p w14:paraId="688B0791" w14:textId="373C19B2" w:rsidR="00E464ED" w:rsidRDefault="00E464ED">
      <w:pPr>
        <w:pStyle w:val="TOC2"/>
        <w:tabs>
          <w:tab w:val="left" w:pos="960"/>
          <w:tab w:val="right" w:leader="dot" w:pos="10790"/>
        </w:tabs>
        <w:rPr>
          <w:ins w:id="116" w:author="Guohan Lu" w:date="2017-01-05T17:39:00Z"/>
          <w:rFonts w:asciiTheme="minorHAnsi" w:hAnsiTheme="minorHAnsi"/>
          <w:noProof/>
          <w:sz w:val="22"/>
          <w:szCs w:val="22"/>
          <w:lang w:eastAsia="zh-CN"/>
        </w:rPr>
      </w:pPr>
      <w:ins w:id="117" w:author="Guohan Lu" w:date="2017-01-05T17:39:00Z">
        <w:r>
          <w:rPr>
            <w:noProof/>
          </w:rPr>
          <w:t>5.5</w:t>
        </w:r>
        <w:r>
          <w:rPr>
            <w:rFonts w:asciiTheme="minorHAnsi" w:hAnsiTheme="minorHAnsi"/>
            <w:noProof/>
            <w:sz w:val="22"/>
            <w:szCs w:val="22"/>
            <w:lang w:eastAsia="zh-CN"/>
          </w:rPr>
          <w:tab/>
        </w:r>
        <w:r>
          <w:rPr>
            <w:noProof/>
          </w:rPr>
          <w:t>SAI L2 multicast group</w:t>
        </w:r>
        <w:r>
          <w:rPr>
            <w:noProof/>
          </w:rPr>
          <w:tab/>
        </w:r>
        <w:r>
          <w:rPr>
            <w:noProof/>
          </w:rPr>
          <w:fldChar w:fldCharType="begin"/>
        </w:r>
        <w:r>
          <w:rPr>
            <w:noProof/>
          </w:rPr>
          <w:instrText xml:space="preserve"> PAGEREF _Toc471401297 \h </w:instrText>
        </w:r>
        <w:r>
          <w:rPr>
            <w:noProof/>
          </w:rPr>
        </w:r>
      </w:ins>
      <w:r>
        <w:rPr>
          <w:noProof/>
        </w:rPr>
        <w:fldChar w:fldCharType="separate"/>
      </w:r>
      <w:ins w:id="118" w:author="Guohan Lu" w:date="2017-01-05T17:39:00Z">
        <w:r>
          <w:rPr>
            <w:noProof/>
          </w:rPr>
          <w:t>11</w:t>
        </w:r>
        <w:r>
          <w:rPr>
            <w:noProof/>
          </w:rPr>
          <w:fldChar w:fldCharType="end"/>
        </w:r>
      </w:ins>
    </w:p>
    <w:p w14:paraId="38AE23A3" w14:textId="311B2807" w:rsidR="00E464ED" w:rsidRDefault="00E464ED">
      <w:pPr>
        <w:pStyle w:val="TOC2"/>
        <w:tabs>
          <w:tab w:val="left" w:pos="960"/>
          <w:tab w:val="right" w:leader="dot" w:pos="10790"/>
        </w:tabs>
        <w:rPr>
          <w:ins w:id="119" w:author="Guohan Lu" w:date="2017-01-05T17:39:00Z"/>
          <w:rFonts w:asciiTheme="minorHAnsi" w:hAnsiTheme="minorHAnsi"/>
          <w:noProof/>
          <w:sz w:val="22"/>
          <w:szCs w:val="22"/>
          <w:lang w:eastAsia="zh-CN"/>
        </w:rPr>
      </w:pPr>
      <w:ins w:id="120" w:author="Guohan Lu" w:date="2017-01-05T17:39:00Z">
        <w:r>
          <w:rPr>
            <w:noProof/>
          </w:rPr>
          <w:t>5.6</w:t>
        </w:r>
        <w:r>
          <w:rPr>
            <w:rFonts w:asciiTheme="minorHAnsi" w:hAnsiTheme="minorHAnsi"/>
            <w:noProof/>
            <w:sz w:val="22"/>
            <w:szCs w:val="22"/>
            <w:lang w:eastAsia="zh-CN"/>
          </w:rPr>
          <w:tab/>
        </w:r>
        <w:r>
          <w:rPr>
            <w:noProof/>
          </w:rPr>
          <w:t>SAI VLAN member object</w:t>
        </w:r>
        <w:r>
          <w:rPr>
            <w:noProof/>
          </w:rPr>
          <w:tab/>
        </w:r>
        <w:r>
          <w:rPr>
            <w:noProof/>
          </w:rPr>
          <w:fldChar w:fldCharType="begin"/>
        </w:r>
        <w:r>
          <w:rPr>
            <w:noProof/>
          </w:rPr>
          <w:instrText xml:space="preserve"> PAGEREF _Toc471401298 \h </w:instrText>
        </w:r>
        <w:r>
          <w:rPr>
            <w:noProof/>
          </w:rPr>
        </w:r>
      </w:ins>
      <w:r>
        <w:rPr>
          <w:noProof/>
        </w:rPr>
        <w:fldChar w:fldCharType="separate"/>
      </w:r>
      <w:ins w:id="121" w:author="Guohan Lu" w:date="2017-01-05T17:39:00Z">
        <w:r>
          <w:rPr>
            <w:noProof/>
          </w:rPr>
          <w:t>11</w:t>
        </w:r>
        <w:r>
          <w:rPr>
            <w:noProof/>
          </w:rPr>
          <w:fldChar w:fldCharType="end"/>
        </w:r>
      </w:ins>
    </w:p>
    <w:p w14:paraId="0B99F584" w14:textId="5AB26237" w:rsidR="00E464ED" w:rsidRDefault="00E464ED">
      <w:pPr>
        <w:pStyle w:val="TOC2"/>
        <w:tabs>
          <w:tab w:val="left" w:pos="960"/>
          <w:tab w:val="right" w:leader="dot" w:pos="10790"/>
        </w:tabs>
        <w:rPr>
          <w:ins w:id="122" w:author="Guohan Lu" w:date="2017-01-05T17:39:00Z"/>
          <w:rFonts w:asciiTheme="minorHAnsi" w:hAnsiTheme="minorHAnsi"/>
          <w:noProof/>
          <w:sz w:val="22"/>
          <w:szCs w:val="22"/>
          <w:lang w:eastAsia="zh-CN"/>
        </w:rPr>
      </w:pPr>
      <w:ins w:id="123" w:author="Guohan Lu" w:date="2017-01-05T17:39:00Z">
        <w:r>
          <w:rPr>
            <w:noProof/>
          </w:rPr>
          <w:t>5.7</w:t>
        </w:r>
        <w:r>
          <w:rPr>
            <w:rFonts w:asciiTheme="minorHAnsi" w:hAnsiTheme="minorHAnsi"/>
            <w:noProof/>
            <w:sz w:val="22"/>
            <w:szCs w:val="22"/>
            <w:lang w:eastAsia="zh-CN"/>
          </w:rPr>
          <w:tab/>
        </w:r>
        <w:r>
          <w:rPr>
            <w:noProof/>
          </w:rPr>
          <w:t>SAI router interface object</w:t>
        </w:r>
        <w:r>
          <w:rPr>
            <w:noProof/>
          </w:rPr>
          <w:tab/>
        </w:r>
        <w:r>
          <w:rPr>
            <w:noProof/>
          </w:rPr>
          <w:fldChar w:fldCharType="begin"/>
        </w:r>
        <w:r>
          <w:rPr>
            <w:noProof/>
          </w:rPr>
          <w:instrText xml:space="preserve"> PAGEREF _Toc471401299 \h </w:instrText>
        </w:r>
        <w:r>
          <w:rPr>
            <w:noProof/>
          </w:rPr>
        </w:r>
      </w:ins>
      <w:r>
        <w:rPr>
          <w:noProof/>
        </w:rPr>
        <w:fldChar w:fldCharType="separate"/>
      </w:r>
      <w:ins w:id="124" w:author="Guohan Lu" w:date="2017-01-05T17:39:00Z">
        <w:r>
          <w:rPr>
            <w:noProof/>
          </w:rPr>
          <w:t>12</w:t>
        </w:r>
        <w:r>
          <w:rPr>
            <w:noProof/>
          </w:rPr>
          <w:fldChar w:fldCharType="end"/>
        </w:r>
      </w:ins>
    </w:p>
    <w:p w14:paraId="2C6C7F81" w14:textId="206B9B15" w:rsidR="00E464ED" w:rsidRDefault="00E464ED">
      <w:pPr>
        <w:pStyle w:val="TOC2"/>
        <w:tabs>
          <w:tab w:val="left" w:pos="960"/>
          <w:tab w:val="right" w:leader="dot" w:pos="10790"/>
        </w:tabs>
        <w:rPr>
          <w:ins w:id="125" w:author="Guohan Lu" w:date="2017-01-05T17:39:00Z"/>
          <w:rFonts w:asciiTheme="minorHAnsi" w:hAnsiTheme="minorHAnsi"/>
          <w:noProof/>
          <w:sz w:val="22"/>
          <w:szCs w:val="22"/>
          <w:lang w:eastAsia="zh-CN"/>
        </w:rPr>
      </w:pPr>
      <w:ins w:id="126" w:author="Guohan Lu" w:date="2017-01-05T17:39:00Z">
        <w:r>
          <w:rPr>
            <w:noProof/>
          </w:rPr>
          <w:t>5.1</w:t>
        </w:r>
        <w:r>
          <w:rPr>
            <w:rFonts w:asciiTheme="minorHAnsi" w:hAnsiTheme="minorHAnsi"/>
            <w:noProof/>
            <w:sz w:val="22"/>
            <w:szCs w:val="22"/>
            <w:lang w:eastAsia="zh-CN"/>
          </w:rPr>
          <w:tab/>
        </w:r>
        <w:r>
          <w:rPr>
            <w:noProof/>
          </w:rPr>
          <w:t>SAI tunnel</w:t>
        </w:r>
        <w:r>
          <w:rPr>
            <w:noProof/>
          </w:rPr>
          <w:tab/>
        </w:r>
        <w:r>
          <w:rPr>
            <w:noProof/>
          </w:rPr>
          <w:fldChar w:fldCharType="begin"/>
        </w:r>
        <w:r>
          <w:rPr>
            <w:noProof/>
          </w:rPr>
          <w:instrText xml:space="preserve"> PAGEREF _Toc471401300 \h </w:instrText>
        </w:r>
        <w:r>
          <w:rPr>
            <w:noProof/>
          </w:rPr>
        </w:r>
      </w:ins>
      <w:r>
        <w:rPr>
          <w:noProof/>
        </w:rPr>
        <w:fldChar w:fldCharType="separate"/>
      </w:r>
      <w:ins w:id="127" w:author="Guohan Lu" w:date="2017-01-05T17:39:00Z">
        <w:r>
          <w:rPr>
            <w:noProof/>
          </w:rPr>
          <w:t>13</w:t>
        </w:r>
        <w:r>
          <w:rPr>
            <w:noProof/>
          </w:rPr>
          <w:fldChar w:fldCharType="end"/>
        </w:r>
      </w:ins>
    </w:p>
    <w:p w14:paraId="59643454" w14:textId="40314B9A" w:rsidR="00E464ED" w:rsidRDefault="00E464ED">
      <w:pPr>
        <w:pStyle w:val="TOC2"/>
        <w:tabs>
          <w:tab w:val="left" w:pos="960"/>
          <w:tab w:val="right" w:leader="dot" w:pos="10790"/>
        </w:tabs>
        <w:rPr>
          <w:ins w:id="128" w:author="Guohan Lu" w:date="2017-01-05T17:39:00Z"/>
          <w:rFonts w:asciiTheme="minorHAnsi" w:hAnsiTheme="minorHAnsi"/>
          <w:noProof/>
          <w:sz w:val="22"/>
          <w:szCs w:val="22"/>
          <w:lang w:eastAsia="zh-CN"/>
        </w:rPr>
      </w:pPr>
      <w:ins w:id="129" w:author="Guohan Lu" w:date="2017-01-05T17:39:00Z">
        <w:r>
          <w:rPr>
            <w:noProof/>
          </w:rPr>
          <w:t>5.2</w:t>
        </w:r>
        <w:r>
          <w:rPr>
            <w:rFonts w:asciiTheme="minorHAnsi" w:hAnsiTheme="minorHAnsi"/>
            <w:noProof/>
            <w:sz w:val="22"/>
            <w:szCs w:val="22"/>
            <w:lang w:eastAsia="zh-CN"/>
          </w:rPr>
          <w:tab/>
        </w:r>
        <w:r>
          <w:rPr>
            <w:noProof/>
          </w:rPr>
          <w:t>SAI bridge port object</w:t>
        </w:r>
        <w:r>
          <w:rPr>
            <w:noProof/>
          </w:rPr>
          <w:tab/>
        </w:r>
        <w:r>
          <w:rPr>
            <w:noProof/>
          </w:rPr>
          <w:fldChar w:fldCharType="begin"/>
        </w:r>
        <w:r>
          <w:rPr>
            <w:noProof/>
          </w:rPr>
          <w:instrText xml:space="preserve"> PAGEREF _Toc471401301 \h </w:instrText>
        </w:r>
        <w:r>
          <w:rPr>
            <w:noProof/>
          </w:rPr>
        </w:r>
      </w:ins>
      <w:r>
        <w:rPr>
          <w:noProof/>
        </w:rPr>
        <w:fldChar w:fldCharType="separate"/>
      </w:r>
      <w:ins w:id="130" w:author="Guohan Lu" w:date="2017-01-05T17:39:00Z">
        <w:r>
          <w:rPr>
            <w:noProof/>
          </w:rPr>
          <w:t>13</w:t>
        </w:r>
        <w:r>
          <w:rPr>
            <w:noProof/>
          </w:rPr>
          <w:fldChar w:fldCharType="end"/>
        </w:r>
      </w:ins>
    </w:p>
    <w:p w14:paraId="74386AC1" w14:textId="3178433A" w:rsidR="00E464ED" w:rsidRDefault="00E464ED">
      <w:pPr>
        <w:pStyle w:val="TOC3"/>
        <w:tabs>
          <w:tab w:val="left" w:pos="1200"/>
          <w:tab w:val="right" w:leader="dot" w:pos="10790"/>
        </w:tabs>
        <w:rPr>
          <w:ins w:id="131" w:author="Guohan Lu" w:date="2017-01-05T17:39:00Z"/>
          <w:rFonts w:asciiTheme="minorHAnsi" w:hAnsiTheme="minorHAnsi"/>
          <w:noProof/>
          <w:sz w:val="22"/>
          <w:szCs w:val="22"/>
          <w:lang w:eastAsia="zh-CN"/>
        </w:rPr>
      </w:pPr>
      <w:ins w:id="132" w:author="Guohan Lu" w:date="2017-01-05T17:39:00Z">
        <w:r>
          <w:rPr>
            <w:noProof/>
          </w:rPr>
          <w:t>5.2.1</w:t>
        </w:r>
        <w:r>
          <w:rPr>
            <w:rFonts w:asciiTheme="minorHAnsi" w:hAnsiTheme="minorHAnsi"/>
            <w:noProof/>
            <w:sz w:val="22"/>
            <w:szCs w:val="22"/>
            <w:lang w:eastAsia="zh-CN"/>
          </w:rPr>
          <w:tab/>
        </w:r>
        <w:r>
          <w:rPr>
            <w:noProof/>
          </w:rPr>
          <w:t>Bridge port  API summary</w:t>
        </w:r>
        <w:r>
          <w:rPr>
            <w:noProof/>
          </w:rPr>
          <w:tab/>
        </w:r>
        <w:r>
          <w:rPr>
            <w:noProof/>
          </w:rPr>
          <w:fldChar w:fldCharType="begin"/>
        </w:r>
        <w:r>
          <w:rPr>
            <w:noProof/>
          </w:rPr>
          <w:instrText xml:space="preserve"> PAGEREF _Toc471401302 \h </w:instrText>
        </w:r>
        <w:r>
          <w:rPr>
            <w:noProof/>
          </w:rPr>
        </w:r>
      </w:ins>
      <w:r>
        <w:rPr>
          <w:noProof/>
        </w:rPr>
        <w:fldChar w:fldCharType="separate"/>
      </w:r>
      <w:ins w:id="133" w:author="Guohan Lu" w:date="2017-01-05T17:39:00Z">
        <w:r>
          <w:rPr>
            <w:noProof/>
          </w:rPr>
          <w:t>15</w:t>
        </w:r>
        <w:r>
          <w:rPr>
            <w:noProof/>
          </w:rPr>
          <w:fldChar w:fldCharType="end"/>
        </w:r>
      </w:ins>
    </w:p>
    <w:p w14:paraId="33647210" w14:textId="0E26D280" w:rsidR="00E464ED" w:rsidRDefault="00E464ED">
      <w:pPr>
        <w:pStyle w:val="TOC2"/>
        <w:tabs>
          <w:tab w:val="left" w:pos="960"/>
          <w:tab w:val="right" w:leader="dot" w:pos="10790"/>
        </w:tabs>
        <w:rPr>
          <w:ins w:id="134" w:author="Guohan Lu" w:date="2017-01-05T17:39:00Z"/>
          <w:rFonts w:asciiTheme="minorHAnsi" w:hAnsiTheme="minorHAnsi"/>
          <w:noProof/>
          <w:sz w:val="22"/>
          <w:szCs w:val="22"/>
          <w:lang w:eastAsia="zh-CN"/>
        </w:rPr>
      </w:pPr>
      <w:ins w:id="135" w:author="Guohan Lu" w:date="2017-01-05T17:39:00Z">
        <w:r>
          <w:rPr>
            <w:noProof/>
          </w:rPr>
          <w:t>5.3</w:t>
        </w:r>
        <w:r>
          <w:rPr>
            <w:rFonts w:asciiTheme="minorHAnsi" w:hAnsiTheme="minorHAnsi"/>
            <w:noProof/>
            <w:sz w:val="22"/>
            <w:szCs w:val="22"/>
            <w:lang w:eastAsia="zh-CN"/>
          </w:rPr>
          <w:tab/>
        </w:r>
        <w:r>
          <w:rPr>
            <w:noProof/>
          </w:rPr>
          <w:t>SAI bridge object</w:t>
        </w:r>
        <w:r>
          <w:rPr>
            <w:noProof/>
          </w:rPr>
          <w:tab/>
        </w:r>
        <w:r>
          <w:rPr>
            <w:noProof/>
          </w:rPr>
          <w:fldChar w:fldCharType="begin"/>
        </w:r>
        <w:r>
          <w:rPr>
            <w:noProof/>
          </w:rPr>
          <w:instrText xml:space="preserve"> PAGEREF _Toc471401303 \h </w:instrText>
        </w:r>
        <w:r>
          <w:rPr>
            <w:noProof/>
          </w:rPr>
        </w:r>
      </w:ins>
      <w:r>
        <w:rPr>
          <w:noProof/>
        </w:rPr>
        <w:fldChar w:fldCharType="separate"/>
      </w:r>
      <w:ins w:id="136" w:author="Guohan Lu" w:date="2017-01-05T17:39:00Z">
        <w:r>
          <w:rPr>
            <w:noProof/>
          </w:rPr>
          <w:t>15</w:t>
        </w:r>
        <w:r>
          <w:rPr>
            <w:noProof/>
          </w:rPr>
          <w:fldChar w:fldCharType="end"/>
        </w:r>
      </w:ins>
    </w:p>
    <w:p w14:paraId="2F78A4B5" w14:textId="446A2BFE" w:rsidR="00E464ED" w:rsidRDefault="00E464ED">
      <w:pPr>
        <w:pStyle w:val="TOC3"/>
        <w:tabs>
          <w:tab w:val="left" w:pos="1200"/>
          <w:tab w:val="right" w:leader="dot" w:pos="10790"/>
        </w:tabs>
        <w:rPr>
          <w:ins w:id="137" w:author="Guohan Lu" w:date="2017-01-05T17:39:00Z"/>
          <w:rFonts w:asciiTheme="minorHAnsi" w:hAnsiTheme="minorHAnsi"/>
          <w:noProof/>
          <w:sz w:val="22"/>
          <w:szCs w:val="22"/>
          <w:lang w:eastAsia="zh-CN"/>
        </w:rPr>
      </w:pPr>
      <w:ins w:id="138" w:author="Guohan Lu" w:date="2017-01-05T17:39:00Z">
        <w:r>
          <w:rPr>
            <w:noProof/>
          </w:rPr>
          <w:t>5.3.1</w:t>
        </w:r>
        <w:r>
          <w:rPr>
            <w:rFonts w:asciiTheme="minorHAnsi" w:hAnsiTheme="minorHAnsi"/>
            <w:noProof/>
            <w:sz w:val="22"/>
            <w:szCs w:val="22"/>
            <w:lang w:eastAsia="zh-CN"/>
          </w:rPr>
          <w:tab/>
        </w:r>
        <w:r>
          <w:rPr>
            <w:noProof/>
          </w:rPr>
          <w:t>Bridge API summary</w:t>
        </w:r>
        <w:r>
          <w:rPr>
            <w:noProof/>
          </w:rPr>
          <w:tab/>
        </w:r>
        <w:r>
          <w:rPr>
            <w:noProof/>
          </w:rPr>
          <w:fldChar w:fldCharType="begin"/>
        </w:r>
        <w:r>
          <w:rPr>
            <w:noProof/>
          </w:rPr>
          <w:instrText xml:space="preserve"> PAGEREF _Toc471401304 \h </w:instrText>
        </w:r>
        <w:r>
          <w:rPr>
            <w:noProof/>
          </w:rPr>
        </w:r>
      </w:ins>
      <w:r>
        <w:rPr>
          <w:noProof/>
        </w:rPr>
        <w:fldChar w:fldCharType="separate"/>
      </w:r>
      <w:ins w:id="139" w:author="Guohan Lu" w:date="2017-01-05T17:39:00Z">
        <w:r>
          <w:rPr>
            <w:noProof/>
          </w:rPr>
          <w:t>17</w:t>
        </w:r>
        <w:r>
          <w:rPr>
            <w:noProof/>
          </w:rPr>
          <w:fldChar w:fldCharType="end"/>
        </w:r>
      </w:ins>
    </w:p>
    <w:p w14:paraId="425385E0" w14:textId="54A01A28" w:rsidR="00E464ED" w:rsidRDefault="00E464ED">
      <w:pPr>
        <w:pStyle w:val="TOC1"/>
        <w:tabs>
          <w:tab w:val="left" w:pos="480"/>
          <w:tab w:val="right" w:leader="dot" w:pos="10790"/>
        </w:tabs>
        <w:rPr>
          <w:ins w:id="140" w:author="Guohan Lu" w:date="2017-01-05T17:39:00Z"/>
          <w:rFonts w:asciiTheme="minorHAnsi" w:hAnsiTheme="minorHAnsi"/>
          <w:noProof/>
          <w:sz w:val="22"/>
          <w:szCs w:val="22"/>
          <w:lang w:eastAsia="zh-CN"/>
        </w:rPr>
      </w:pPr>
      <w:ins w:id="141" w:author="Guohan Lu" w:date="2017-01-05T17:39:00Z">
        <w:r>
          <w:rPr>
            <w:noProof/>
          </w:rPr>
          <w:t>6</w:t>
        </w:r>
        <w:r>
          <w:rPr>
            <w:rFonts w:asciiTheme="minorHAnsi" w:hAnsiTheme="minorHAnsi"/>
            <w:noProof/>
            <w:sz w:val="22"/>
            <w:szCs w:val="22"/>
            <w:lang w:eastAsia="zh-CN"/>
          </w:rPr>
          <w:tab/>
        </w:r>
        <w:r>
          <w:rPr>
            <w:noProof/>
          </w:rPr>
          <w:t>Examples</w:t>
        </w:r>
        <w:r>
          <w:rPr>
            <w:noProof/>
          </w:rPr>
          <w:tab/>
        </w:r>
        <w:r>
          <w:rPr>
            <w:noProof/>
          </w:rPr>
          <w:fldChar w:fldCharType="begin"/>
        </w:r>
        <w:r>
          <w:rPr>
            <w:noProof/>
          </w:rPr>
          <w:instrText xml:space="preserve"> PAGEREF _Toc471401305 \h </w:instrText>
        </w:r>
        <w:r>
          <w:rPr>
            <w:noProof/>
          </w:rPr>
        </w:r>
      </w:ins>
      <w:r>
        <w:rPr>
          <w:noProof/>
        </w:rPr>
        <w:fldChar w:fldCharType="separate"/>
      </w:r>
      <w:ins w:id="142" w:author="Guohan Lu" w:date="2017-01-05T17:39:00Z">
        <w:r>
          <w:rPr>
            <w:noProof/>
          </w:rPr>
          <w:t>17</w:t>
        </w:r>
        <w:r>
          <w:rPr>
            <w:noProof/>
          </w:rPr>
          <w:fldChar w:fldCharType="end"/>
        </w:r>
      </w:ins>
    </w:p>
    <w:p w14:paraId="1943BF37" w14:textId="33402E01" w:rsidR="00E464ED" w:rsidRDefault="00E464ED">
      <w:pPr>
        <w:pStyle w:val="TOC2"/>
        <w:tabs>
          <w:tab w:val="left" w:pos="960"/>
          <w:tab w:val="right" w:leader="dot" w:pos="10790"/>
        </w:tabs>
        <w:rPr>
          <w:ins w:id="143" w:author="Guohan Lu" w:date="2017-01-05T17:39:00Z"/>
          <w:rFonts w:asciiTheme="minorHAnsi" w:hAnsiTheme="minorHAnsi"/>
          <w:noProof/>
          <w:sz w:val="22"/>
          <w:szCs w:val="22"/>
          <w:lang w:eastAsia="zh-CN"/>
        </w:rPr>
      </w:pPr>
      <w:ins w:id="144" w:author="Guohan Lu" w:date="2017-01-05T17:39:00Z">
        <w:r>
          <w:rPr>
            <w:noProof/>
          </w:rPr>
          <w:t>6.1</w:t>
        </w:r>
        <w:r>
          <w:rPr>
            <w:rFonts w:asciiTheme="minorHAnsi" w:hAnsiTheme="minorHAnsi"/>
            <w:noProof/>
            <w:sz w:val="22"/>
            <w:szCs w:val="22"/>
            <w:lang w:eastAsia="zh-CN"/>
          </w:rPr>
          <w:tab/>
        </w:r>
        <w:r>
          <w:rPr>
            <w:noProof/>
          </w:rPr>
          <w:t>1.D bridge with router example</w:t>
        </w:r>
        <w:r>
          <w:rPr>
            <w:noProof/>
          </w:rPr>
          <w:tab/>
        </w:r>
        <w:r>
          <w:rPr>
            <w:noProof/>
          </w:rPr>
          <w:fldChar w:fldCharType="begin"/>
        </w:r>
        <w:r>
          <w:rPr>
            <w:noProof/>
          </w:rPr>
          <w:instrText xml:space="preserve"> PAGEREF _Toc471401306 \h </w:instrText>
        </w:r>
        <w:r>
          <w:rPr>
            <w:noProof/>
          </w:rPr>
        </w:r>
      </w:ins>
      <w:r>
        <w:rPr>
          <w:noProof/>
        </w:rPr>
        <w:fldChar w:fldCharType="separate"/>
      </w:r>
      <w:ins w:id="145" w:author="Guohan Lu" w:date="2017-01-05T17:39:00Z">
        <w:r>
          <w:rPr>
            <w:noProof/>
          </w:rPr>
          <w:t>17</w:t>
        </w:r>
        <w:r>
          <w:rPr>
            <w:noProof/>
          </w:rPr>
          <w:fldChar w:fldCharType="end"/>
        </w:r>
      </w:ins>
    </w:p>
    <w:p w14:paraId="570B567A" w14:textId="3FB3D250" w:rsidR="00E464ED" w:rsidRDefault="00E464ED">
      <w:pPr>
        <w:pStyle w:val="TOC2"/>
        <w:tabs>
          <w:tab w:val="left" w:pos="960"/>
          <w:tab w:val="right" w:leader="dot" w:pos="10790"/>
        </w:tabs>
        <w:rPr>
          <w:ins w:id="146" w:author="Guohan Lu" w:date="2017-01-05T17:39:00Z"/>
          <w:rFonts w:asciiTheme="minorHAnsi" w:hAnsiTheme="minorHAnsi"/>
          <w:noProof/>
          <w:sz w:val="22"/>
          <w:szCs w:val="22"/>
          <w:lang w:eastAsia="zh-CN"/>
        </w:rPr>
      </w:pPr>
      <w:ins w:id="147" w:author="Guohan Lu" w:date="2017-01-05T17:39:00Z">
        <w:r>
          <w:rPr>
            <w:noProof/>
          </w:rPr>
          <w:t>6.2</w:t>
        </w:r>
        <w:r>
          <w:rPr>
            <w:rFonts w:asciiTheme="minorHAnsi" w:hAnsiTheme="minorHAnsi"/>
            <w:noProof/>
            <w:sz w:val="22"/>
            <w:szCs w:val="22"/>
            <w:lang w:eastAsia="zh-CN"/>
          </w:rPr>
          <w:tab/>
        </w:r>
        <w:r>
          <w:rPr>
            <w:noProof/>
          </w:rPr>
          <w:t>1.Q bridge with router example</w:t>
        </w:r>
        <w:r>
          <w:rPr>
            <w:noProof/>
          </w:rPr>
          <w:tab/>
        </w:r>
        <w:r>
          <w:rPr>
            <w:noProof/>
          </w:rPr>
          <w:fldChar w:fldCharType="begin"/>
        </w:r>
        <w:r>
          <w:rPr>
            <w:noProof/>
          </w:rPr>
          <w:instrText xml:space="preserve"> PAGEREF _Toc471401307 \h </w:instrText>
        </w:r>
        <w:r>
          <w:rPr>
            <w:noProof/>
          </w:rPr>
        </w:r>
      </w:ins>
      <w:r>
        <w:rPr>
          <w:noProof/>
        </w:rPr>
        <w:fldChar w:fldCharType="separate"/>
      </w:r>
      <w:ins w:id="148" w:author="Guohan Lu" w:date="2017-01-05T17:39:00Z">
        <w:r>
          <w:rPr>
            <w:noProof/>
          </w:rPr>
          <w:t>19</w:t>
        </w:r>
        <w:r>
          <w:rPr>
            <w:noProof/>
          </w:rPr>
          <w:fldChar w:fldCharType="end"/>
        </w:r>
      </w:ins>
    </w:p>
    <w:p w14:paraId="69017AAF" w14:textId="1CE9ED66" w:rsidR="00E464ED" w:rsidRDefault="00E464ED">
      <w:pPr>
        <w:pStyle w:val="TOC2"/>
        <w:tabs>
          <w:tab w:val="left" w:pos="960"/>
          <w:tab w:val="right" w:leader="dot" w:pos="10790"/>
        </w:tabs>
        <w:rPr>
          <w:ins w:id="149" w:author="Guohan Lu" w:date="2017-01-05T17:39:00Z"/>
          <w:rFonts w:asciiTheme="minorHAnsi" w:hAnsiTheme="minorHAnsi"/>
          <w:noProof/>
          <w:sz w:val="22"/>
          <w:szCs w:val="22"/>
          <w:lang w:eastAsia="zh-CN"/>
        </w:rPr>
      </w:pPr>
      <w:ins w:id="150" w:author="Guohan Lu" w:date="2017-01-05T17:39:00Z">
        <w:r>
          <w:rPr>
            <w:noProof/>
          </w:rPr>
          <w:t>6.3</w:t>
        </w:r>
        <w:r>
          <w:rPr>
            <w:rFonts w:asciiTheme="minorHAnsi" w:hAnsiTheme="minorHAnsi"/>
            <w:noProof/>
            <w:sz w:val="22"/>
            <w:szCs w:val="22"/>
            <w:lang w:eastAsia="zh-CN"/>
          </w:rPr>
          <w:tab/>
        </w:r>
        <w:r>
          <w:rPr>
            <w:noProof/>
          </w:rPr>
          <w:t>1.D bridge with VXlan  example</w:t>
        </w:r>
        <w:r>
          <w:rPr>
            <w:noProof/>
          </w:rPr>
          <w:tab/>
        </w:r>
        <w:r>
          <w:rPr>
            <w:noProof/>
          </w:rPr>
          <w:fldChar w:fldCharType="begin"/>
        </w:r>
        <w:r>
          <w:rPr>
            <w:noProof/>
          </w:rPr>
          <w:instrText xml:space="preserve"> PAGEREF _Toc471401310 \h </w:instrText>
        </w:r>
        <w:r>
          <w:rPr>
            <w:noProof/>
          </w:rPr>
        </w:r>
      </w:ins>
      <w:r>
        <w:rPr>
          <w:noProof/>
        </w:rPr>
        <w:fldChar w:fldCharType="separate"/>
      </w:r>
      <w:ins w:id="151" w:author="Guohan Lu" w:date="2017-01-05T17:39:00Z">
        <w:r>
          <w:rPr>
            <w:noProof/>
          </w:rPr>
          <w:t>21</w:t>
        </w:r>
        <w:r>
          <w:rPr>
            <w:noProof/>
          </w:rPr>
          <w:fldChar w:fldCharType="end"/>
        </w:r>
      </w:ins>
    </w:p>
    <w:p w14:paraId="78CC68C8" w14:textId="5CF6AF44" w:rsidR="00E464ED" w:rsidRDefault="00E464ED">
      <w:pPr>
        <w:pStyle w:val="TOC2"/>
        <w:tabs>
          <w:tab w:val="left" w:pos="960"/>
          <w:tab w:val="right" w:leader="dot" w:pos="10790"/>
        </w:tabs>
        <w:rPr>
          <w:ins w:id="152" w:author="Guohan Lu" w:date="2017-01-05T17:39:00Z"/>
          <w:rFonts w:asciiTheme="minorHAnsi" w:hAnsiTheme="minorHAnsi"/>
          <w:noProof/>
          <w:sz w:val="22"/>
          <w:szCs w:val="22"/>
          <w:lang w:eastAsia="zh-CN"/>
        </w:rPr>
      </w:pPr>
      <w:ins w:id="153" w:author="Guohan Lu" w:date="2017-01-05T17:39:00Z">
        <w:r>
          <w:rPr>
            <w:noProof/>
          </w:rPr>
          <w:t>6.4</w:t>
        </w:r>
        <w:r>
          <w:rPr>
            <w:rFonts w:asciiTheme="minorHAnsi" w:hAnsiTheme="minorHAnsi"/>
            <w:noProof/>
            <w:sz w:val="22"/>
            <w:szCs w:val="22"/>
            <w:lang w:eastAsia="zh-CN"/>
          </w:rPr>
          <w:tab/>
        </w:r>
        <w:r>
          <w:rPr>
            <w:noProof/>
          </w:rPr>
          <w:t>Default configuration</w:t>
        </w:r>
        <w:r>
          <w:rPr>
            <w:noProof/>
          </w:rPr>
          <w:tab/>
        </w:r>
        <w:r>
          <w:rPr>
            <w:noProof/>
          </w:rPr>
          <w:fldChar w:fldCharType="begin"/>
        </w:r>
        <w:r>
          <w:rPr>
            <w:noProof/>
          </w:rPr>
          <w:instrText xml:space="preserve"> PAGEREF _Toc471401311 \h </w:instrText>
        </w:r>
        <w:r>
          <w:rPr>
            <w:noProof/>
          </w:rPr>
        </w:r>
      </w:ins>
      <w:r>
        <w:rPr>
          <w:noProof/>
        </w:rPr>
        <w:fldChar w:fldCharType="separate"/>
      </w:r>
      <w:ins w:id="154" w:author="Guohan Lu" w:date="2017-01-05T17:39:00Z">
        <w:r>
          <w:rPr>
            <w:noProof/>
          </w:rPr>
          <w:t>24</w:t>
        </w:r>
        <w:r>
          <w:rPr>
            <w:noProof/>
          </w:rPr>
          <w:fldChar w:fldCharType="end"/>
        </w:r>
      </w:ins>
    </w:p>
    <w:p w14:paraId="54DCBF5C" w14:textId="78F2DE28" w:rsidR="00E464ED" w:rsidRDefault="00E464ED">
      <w:pPr>
        <w:pStyle w:val="TOC1"/>
        <w:tabs>
          <w:tab w:val="left" w:pos="480"/>
          <w:tab w:val="right" w:leader="dot" w:pos="10790"/>
        </w:tabs>
        <w:rPr>
          <w:ins w:id="155" w:author="Guohan Lu" w:date="2017-01-05T17:39:00Z"/>
          <w:rFonts w:asciiTheme="minorHAnsi" w:hAnsiTheme="minorHAnsi"/>
          <w:noProof/>
          <w:sz w:val="22"/>
          <w:szCs w:val="22"/>
          <w:lang w:eastAsia="zh-CN"/>
        </w:rPr>
      </w:pPr>
      <w:ins w:id="156" w:author="Guohan Lu" w:date="2017-01-05T17:39:00Z">
        <w:r>
          <w:rPr>
            <w:noProof/>
          </w:rPr>
          <w:t>7</w:t>
        </w:r>
        <w:r>
          <w:rPr>
            <w:rFonts w:asciiTheme="minorHAnsi" w:hAnsiTheme="minorHAnsi"/>
            <w:noProof/>
            <w:sz w:val="22"/>
            <w:szCs w:val="22"/>
            <w:lang w:eastAsia="zh-CN"/>
          </w:rPr>
          <w:tab/>
        </w:r>
        <w:r>
          <w:rPr>
            <w:noProof/>
          </w:rPr>
          <w:t>References</w:t>
        </w:r>
        <w:r>
          <w:rPr>
            <w:noProof/>
          </w:rPr>
          <w:tab/>
        </w:r>
        <w:r>
          <w:rPr>
            <w:noProof/>
          </w:rPr>
          <w:fldChar w:fldCharType="begin"/>
        </w:r>
        <w:r>
          <w:rPr>
            <w:noProof/>
          </w:rPr>
          <w:instrText xml:space="preserve"> PAGEREF _Toc471401312 \h </w:instrText>
        </w:r>
        <w:r>
          <w:rPr>
            <w:noProof/>
          </w:rPr>
        </w:r>
      </w:ins>
      <w:r>
        <w:rPr>
          <w:noProof/>
        </w:rPr>
        <w:fldChar w:fldCharType="separate"/>
      </w:r>
      <w:ins w:id="157" w:author="Guohan Lu" w:date="2017-01-05T17:39:00Z">
        <w:r>
          <w:rPr>
            <w:noProof/>
          </w:rPr>
          <w:t>24</w:t>
        </w:r>
        <w:r>
          <w:rPr>
            <w:noProof/>
          </w:rPr>
          <w:fldChar w:fldCharType="end"/>
        </w:r>
      </w:ins>
    </w:p>
    <w:p w14:paraId="4686F86B" w14:textId="2D44E657" w:rsidR="00A82DD1" w:rsidDel="00E464ED" w:rsidRDefault="00A82DD1">
      <w:pPr>
        <w:pStyle w:val="TOC1"/>
        <w:tabs>
          <w:tab w:val="left" w:pos="480"/>
          <w:tab w:val="right" w:leader="dot" w:pos="10790"/>
        </w:tabs>
        <w:rPr>
          <w:del w:id="158" w:author="Guohan Lu" w:date="2017-01-05T17:39:00Z"/>
          <w:rFonts w:asciiTheme="minorHAnsi" w:hAnsiTheme="minorHAnsi"/>
          <w:noProof/>
          <w:sz w:val="22"/>
          <w:szCs w:val="22"/>
          <w:lang w:bidi="he-IL"/>
        </w:rPr>
      </w:pPr>
      <w:del w:id="159" w:author="Guohan Lu" w:date="2017-01-05T17:39:00Z">
        <w:r w:rsidDel="00E464ED">
          <w:rPr>
            <w:noProof/>
          </w:rPr>
          <w:delText>1</w:delText>
        </w:r>
        <w:r w:rsidDel="00E464ED">
          <w:rPr>
            <w:rFonts w:asciiTheme="minorHAnsi" w:hAnsiTheme="minorHAnsi"/>
            <w:noProof/>
            <w:sz w:val="22"/>
            <w:szCs w:val="22"/>
            <w:lang w:bidi="he-IL"/>
          </w:rPr>
          <w:tab/>
        </w:r>
        <w:r w:rsidDel="00E464ED">
          <w:rPr>
            <w:noProof/>
          </w:rPr>
          <w:delText>Overview</w:delText>
        </w:r>
        <w:r w:rsidDel="00E464ED">
          <w:rPr>
            <w:noProof/>
          </w:rPr>
          <w:tab/>
          <w:delText>3</w:delText>
        </w:r>
      </w:del>
    </w:p>
    <w:p w14:paraId="42F4EDF9" w14:textId="04B7DA22" w:rsidR="00A82DD1" w:rsidDel="00E464ED" w:rsidRDefault="00A82DD1">
      <w:pPr>
        <w:pStyle w:val="TOC1"/>
        <w:tabs>
          <w:tab w:val="left" w:pos="480"/>
          <w:tab w:val="right" w:leader="dot" w:pos="10790"/>
        </w:tabs>
        <w:rPr>
          <w:del w:id="160" w:author="Guohan Lu" w:date="2017-01-05T17:39:00Z"/>
          <w:rFonts w:asciiTheme="minorHAnsi" w:hAnsiTheme="minorHAnsi"/>
          <w:noProof/>
          <w:sz w:val="22"/>
          <w:szCs w:val="22"/>
          <w:lang w:bidi="he-IL"/>
        </w:rPr>
      </w:pPr>
      <w:del w:id="161" w:author="Guohan Lu" w:date="2017-01-05T17:39:00Z">
        <w:r w:rsidDel="00E464ED">
          <w:rPr>
            <w:noProof/>
          </w:rPr>
          <w:delText>2</w:delText>
        </w:r>
        <w:r w:rsidDel="00E464ED">
          <w:rPr>
            <w:rFonts w:asciiTheme="minorHAnsi" w:hAnsiTheme="minorHAnsi"/>
            <w:noProof/>
            <w:sz w:val="22"/>
            <w:szCs w:val="22"/>
            <w:lang w:bidi="he-IL"/>
          </w:rPr>
          <w:tab/>
        </w:r>
        <w:r w:rsidDel="00E464ED">
          <w:rPr>
            <w:noProof/>
          </w:rPr>
          <w:delText>Sub port interface</w:delText>
        </w:r>
        <w:r w:rsidDel="00E464ED">
          <w:rPr>
            <w:noProof/>
          </w:rPr>
          <w:tab/>
          <w:delText>3</w:delText>
        </w:r>
      </w:del>
    </w:p>
    <w:p w14:paraId="495A3FC6" w14:textId="04C064D7" w:rsidR="00A82DD1" w:rsidDel="00E464ED" w:rsidRDefault="00A82DD1">
      <w:pPr>
        <w:pStyle w:val="TOC2"/>
        <w:tabs>
          <w:tab w:val="left" w:pos="960"/>
          <w:tab w:val="right" w:leader="dot" w:pos="10790"/>
        </w:tabs>
        <w:rPr>
          <w:del w:id="162" w:author="Guohan Lu" w:date="2017-01-05T17:39:00Z"/>
          <w:rFonts w:asciiTheme="minorHAnsi" w:hAnsiTheme="minorHAnsi"/>
          <w:noProof/>
          <w:sz w:val="22"/>
          <w:szCs w:val="22"/>
          <w:lang w:bidi="he-IL"/>
        </w:rPr>
      </w:pPr>
      <w:del w:id="163" w:author="Guohan Lu" w:date="2017-01-05T17:39:00Z">
        <w:r w:rsidDel="00E464ED">
          <w:rPr>
            <w:noProof/>
          </w:rPr>
          <w:delText>2.1</w:delText>
        </w:r>
        <w:r w:rsidDel="00E464ED">
          <w:rPr>
            <w:rFonts w:asciiTheme="minorHAnsi" w:hAnsiTheme="minorHAnsi"/>
            <w:noProof/>
            <w:sz w:val="22"/>
            <w:szCs w:val="22"/>
            <w:lang w:bidi="he-IL"/>
          </w:rPr>
          <w:tab/>
        </w:r>
        <w:r w:rsidDel="00E464ED">
          <w:rPr>
            <w:noProof/>
          </w:rPr>
          <w:delText>New port type attribute</w:delText>
        </w:r>
        <w:r w:rsidDel="00E464ED">
          <w:rPr>
            <w:noProof/>
          </w:rPr>
          <w:tab/>
          <w:delText>3</w:delText>
        </w:r>
      </w:del>
    </w:p>
    <w:p w14:paraId="264D725D" w14:textId="41B675F9" w:rsidR="00A82DD1" w:rsidDel="00E464ED" w:rsidRDefault="00A82DD1">
      <w:pPr>
        <w:pStyle w:val="TOC2"/>
        <w:tabs>
          <w:tab w:val="left" w:pos="960"/>
          <w:tab w:val="right" w:leader="dot" w:pos="10790"/>
        </w:tabs>
        <w:rPr>
          <w:del w:id="164" w:author="Guohan Lu" w:date="2017-01-05T17:39:00Z"/>
          <w:rFonts w:asciiTheme="minorHAnsi" w:hAnsiTheme="minorHAnsi"/>
          <w:noProof/>
          <w:sz w:val="22"/>
          <w:szCs w:val="22"/>
          <w:lang w:bidi="he-IL"/>
        </w:rPr>
      </w:pPr>
      <w:del w:id="165" w:author="Guohan Lu" w:date="2017-01-05T17:39:00Z">
        <w:r w:rsidDel="00E464ED">
          <w:rPr>
            <w:noProof/>
          </w:rPr>
          <w:delText>2.2</w:delText>
        </w:r>
        <w:r w:rsidDel="00E464ED">
          <w:rPr>
            <w:rFonts w:asciiTheme="minorHAnsi" w:hAnsiTheme="minorHAnsi"/>
            <w:noProof/>
            <w:sz w:val="22"/>
            <w:szCs w:val="22"/>
            <w:lang w:bidi="he-IL"/>
          </w:rPr>
          <w:tab/>
        </w:r>
        <w:r w:rsidDel="00E464ED">
          <w:rPr>
            <w:noProof/>
          </w:rPr>
          <w:delText>Example - Router sub port flow</w:delText>
        </w:r>
        <w:r w:rsidDel="00E464ED">
          <w:rPr>
            <w:noProof/>
          </w:rPr>
          <w:tab/>
          <w:delText>4</w:delText>
        </w:r>
      </w:del>
    </w:p>
    <w:p w14:paraId="04290EB0" w14:textId="22825D8F" w:rsidR="00A82DD1" w:rsidDel="00E464ED" w:rsidRDefault="00A82DD1">
      <w:pPr>
        <w:pStyle w:val="TOC1"/>
        <w:tabs>
          <w:tab w:val="left" w:pos="480"/>
          <w:tab w:val="right" w:leader="dot" w:pos="10790"/>
        </w:tabs>
        <w:rPr>
          <w:del w:id="166" w:author="Guohan Lu" w:date="2017-01-05T17:39:00Z"/>
          <w:rFonts w:asciiTheme="minorHAnsi" w:hAnsiTheme="minorHAnsi"/>
          <w:noProof/>
          <w:sz w:val="22"/>
          <w:szCs w:val="22"/>
          <w:lang w:bidi="he-IL"/>
        </w:rPr>
      </w:pPr>
      <w:del w:id="167" w:author="Guohan Lu" w:date="2017-01-05T17:39:00Z">
        <w:r w:rsidDel="00E464ED">
          <w:rPr>
            <w:noProof/>
          </w:rPr>
          <w:delText>3</w:delText>
        </w:r>
        <w:r w:rsidDel="00E464ED">
          <w:rPr>
            <w:rFonts w:asciiTheme="minorHAnsi" w:hAnsiTheme="minorHAnsi"/>
            <w:noProof/>
            <w:sz w:val="22"/>
            <w:szCs w:val="22"/>
            <w:lang w:bidi="he-IL"/>
          </w:rPr>
          <w:tab/>
        </w:r>
        <w:r w:rsidDel="00E464ED">
          <w:rPr>
            <w:noProof/>
          </w:rPr>
          <w:delText>Non vlan aware bridge domains (.1D Bridges)</w:delText>
        </w:r>
        <w:r w:rsidDel="00E464ED">
          <w:rPr>
            <w:noProof/>
          </w:rPr>
          <w:tab/>
          <w:delText>4</w:delText>
        </w:r>
      </w:del>
    </w:p>
    <w:p w14:paraId="3625328E" w14:textId="00B3F5B7" w:rsidR="00A82DD1" w:rsidDel="00E464ED" w:rsidRDefault="00A82DD1">
      <w:pPr>
        <w:pStyle w:val="TOC2"/>
        <w:tabs>
          <w:tab w:val="left" w:pos="960"/>
          <w:tab w:val="right" w:leader="dot" w:pos="10790"/>
        </w:tabs>
        <w:rPr>
          <w:del w:id="168" w:author="Guohan Lu" w:date="2017-01-05T17:39:00Z"/>
          <w:rFonts w:asciiTheme="minorHAnsi" w:hAnsiTheme="minorHAnsi"/>
          <w:noProof/>
          <w:sz w:val="22"/>
          <w:szCs w:val="22"/>
          <w:lang w:bidi="he-IL"/>
        </w:rPr>
      </w:pPr>
      <w:del w:id="169" w:author="Guohan Lu" w:date="2017-01-05T17:39:00Z">
        <w:r w:rsidDel="00E464ED">
          <w:rPr>
            <w:noProof/>
          </w:rPr>
          <w:delText>3.1</w:delText>
        </w:r>
        <w:r w:rsidDel="00E464ED">
          <w:rPr>
            <w:rFonts w:asciiTheme="minorHAnsi" w:hAnsiTheme="minorHAnsi"/>
            <w:noProof/>
            <w:sz w:val="22"/>
            <w:szCs w:val="22"/>
            <w:lang w:bidi="he-IL"/>
          </w:rPr>
          <w:tab/>
        </w:r>
        <w:r w:rsidDel="00E464ED">
          <w:rPr>
            <w:noProof/>
          </w:rPr>
          <w:delText>Non Vlan aware bridge flows</w:delText>
        </w:r>
        <w:r w:rsidDel="00E464ED">
          <w:rPr>
            <w:noProof/>
          </w:rPr>
          <w:tab/>
          <w:delText>5</w:delText>
        </w:r>
      </w:del>
    </w:p>
    <w:p w14:paraId="4C114967" w14:textId="7224830F" w:rsidR="00A82DD1" w:rsidDel="00E464ED" w:rsidRDefault="00A82DD1">
      <w:pPr>
        <w:pStyle w:val="TOC1"/>
        <w:tabs>
          <w:tab w:val="left" w:pos="480"/>
          <w:tab w:val="right" w:leader="dot" w:pos="10790"/>
        </w:tabs>
        <w:rPr>
          <w:del w:id="170" w:author="Guohan Lu" w:date="2017-01-05T17:39:00Z"/>
          <w:rFonts w:asciiTheme="minorHAnsi" w:hAnsiTheme="minorHAnsi"/>
          <w:noProof/>
          <w:sz w:val="22"/>
          <w:szCs w:val="22"/>
          <w:lang w:bidi="he-IL"/>
        </w:rPr>
      </w:pPr>
      <w:del w:id="171" w:author="Guohan Lu" w:date="2017-01-05T17:39:00Z">
        <w:r w:rsidDel="00E464ED">
          <w:rPr>
            <w:noProof/>
          </w:rPr>
          <w:delText>4</w:delText>
        </w:r>
        <w:r w:rsidDel="00E464ED">
          <w:rPr>
            <w:rFonts w:asciiTheme="minorHAnsi" w:hAnsiTheme="minorHAnsi"/>
            <w:noProof/>
            <w:sz w:val="22"/>
            <w:szCs w:val="22"/>
            <w:lang w:bidi="he-IL"/>
          </w:rPr>
          <w:tab/>
        </w:r>
        <w:r w:rsidDel="00E464ED">
          <w:rPr>
            <w:noProof/>
          </w:rPr>
          <w:delText>Bridge ports</w:delText>
        </w:r>
        <w:r w:rsidDel="00E464ED">
          <w:rPr>
            <w:noProof/>
          </w:rPr>
          <w:tab/>
          <w:delText>6</w:delText>
        </w:r>
      </w:del>
    </w:p>
    <w:p w14:paraId="4E39C9C3" w14:textId="1FCA8982" w:rsidR="00A82DD1" w:rsidDel="00E464ED" w:rsidRDefault="00A82DD1">
      <w:pPr>
        <w:pStyle w:val="TOC2"/>
        <w:tabs>
          <w:tab w:val="left" w:pos="960"/>
          <w:tab w:val="right" w:leader="dot" w:pos="10790"/>
        </w:tabs>
        <w:rPr>
          <w:del w:id="172" w:author="Guohan Lu" w:date="2017-01-05T17:39:00Z"/>
          <w:rFonts w:asciiTheme="minorHAnsi" w:hAnsiTheme="minorHAnsi"/>
          <w:noProof/>
          <w:sz w:val="22"/>
          <w:szCs w:val="22"/>
          <w:lang w:bidi="he-IL"/>
        </w:rPr>
      </w:pPr>
      <w:del w:id="173" w:author="Guohan Lu" w:date="2017-01-05T17:39:00Z">
        <w:r w:rsidDel="00E464ED">
          <w:rPr>
            <w:noProof/>
          </w:rPr>
          <w:delText>4.1</w:delText>
        </w:r>
        <w:r w:rsidDel="00E464ED">
          <w:rPr>
            <w:rFonts w:asciiTheme="minorHAnsi" w:hAnsiTheme="minorHAnsi"/>
            <w:noProof/>
            <w:sz w:val="22"/>
            <w:szCs w:val="22"/>
            <w:lang w:bidi="he-IL"/>
          </w:rPr>
          <w:tab/>
        </w:r>
        <w:r w:rsidDel="00E464ED">
          <w:rPr>
            <w:noProof/>
          </w:rPr>
          <w:delText>SAI bridge/router object current state</w:delText>
        </w:r>
        <w:r w:rsidDel="00E464ED">
          <w:rPr>
            <w:noProof/>
          </w:rPr>
          <w:tab/>
          <w:delText>6</w:delText>
        </w:r>
      </w:del>
    </w:p>
    <w:p w14:paraId="19FE1369" w14:textId="2A1E7957" w:rsidR="00A82DD1" w:rsidDel="00E464ED" w:rsidRDefault="00A82DD1">
      <w:pPr>
        <w:pStyle w:val="TOC2"/>
        <w:tabs>
          <w:tab w:val="left" w:pos="960"/>
          <w:tab w:val="right" w:leader="dot" w:pos="10790"/>
        </w:tabs>
        <w:rPr>
          <w:del w:id="174" w:author="Guohan Lu" w:date="2017-01-05T17:39:00Z"/>
          <w:rFonts w:asciiTheme="minorHAnsi" w:hAnsiTheme="minorHAnsi"/>
          <w:noProof/>
          <w:sz w:val="22"/>
          <w:szCs w:val="22"/>
          <w:lang w:bidi="he-IL"/>
        </w:rPr>
      </w:pPr>
      <w:del w:id="175" w:author="Guohan Lu" w:date="2017-01-05T17:39:00Z">
        <w:r w:rsidDel="00E464ED">
          <w:rPr>
            <w:noProof/>
          </w:rPr>
          <w:delText>4.2</w:delText>
        </w:r>
        <w:r w:rsidDel="00E464ED">
          <w:rPr>
            <w:rFonts w:asciiTheme="minorHAnsi" w:hAnsiTheme="minorHAnsi"/>
            <w:noProof/>
            <w:sz w:val="22"/>
            <w:szCs w:val="22"/>
            <w:lang w:bidi="he-IL"/>
          </w:rPr>
          <w:tab/>
        </w:r>
        <w:r w:rsidDel="00E464ED">
          <w:rPr>
            <w:noProof/>
          </w:rPr>
          <w:delText>SAI bridge/router object proposed state</w:delText>
        </w:r>
        <w:r w:rsidDel="00E464ED">
          <w:rPr>
            <w:noProof/>
          </w:rPr>
          <w:tab/>
          <w:delText>7</w:delText>
        </w:r>
      </w:del>
    </w:p>
    <w:p w14:paraId="433B6741" w14:textId="06BDDF59" w:rsidR="00A82DD1" w:rsidDel="00E464ED" w:rsidRDefault="00A82DD1">
      <w:pPr>
        <w:pStyle w:val="TOC2"/>
        <w:tabs>
          <w:tab w:val="left" w:pos="960"/>
          <w:tab w:val="right" w:leader="dot" w:pos="10790"/>
        </w:tabs>
        <w:rPr>
          <w:del w:id="176" w:author="Guohan Lu" w:date="2017-01-05T17:39:00Z"/>
          <w:rFonts w:asciiTheme="minorHAnsi" w:hAnsiTheme="minorHAnsi"/>
          <w:noProof/>
          <w:sz w:val="22"/>
          <w:szCs w:val="22"/>
          <w:lang w:bidi="he-IL"/>
        </w:rPr>
      </w:pPr>
      <w:del w:id="177" w:author="Guohan Lu" w:date="2017-01-05T17:39:00Z">
        <w:r w:rsidDel="00E464ED">
          <w:rPr>
            <w:noProof/>
          </w:rPr>
          <w:delText>4.3</w:delText>
        </w:r>
        <w:r w:rsidDel="00E464ED">
          <w:rPr>
            <w:rFonts w:asciiTheme="minorHAnsi" w:hAnsiTheme="minorHAnsi"/>
            <w:noProof/>
            <w:sz w:val="22"/>
            <w:szCs w:val="22"/>
            <w:lang w:bidi="he-IL"/>
          </w:rPr>
          <w:tab/>
        </w:r>
        <w:r w:rsidDel="00E464ED">
          <w:rPr>
            <w:noProof/>
          </w:rPr>
          <w:delText>Bridge port type types</w:delText>
        </w:r>
        <w:r w:rsidDel="00E464ED">
          <w:rPr>
            <w:noProof/>
          </w:rPr>
          <w:tab/>
          <w:delText>7</w:delText>
        </w:r>
      </w:del>
    </w:p>
    <w:p w14:paraId="58F506B9" w14:textId="5F53A036" w:rsidR="00A82DD1" w:rsidDel="00E464ED" w:rsidRDefault="00A82DD1">
      <w:pPr>
        <w:pStyle w:val="TOC3"/>
        <w:tabs>
          <w:tab w:val="left" w:pos="1200"/>
          <w:tab w:val="right" w:leader="dot" w:pos="10790"/>
        </w:tabs>
        <w:rPr>
          <w:del w:id="178" w:author="Guohan Lu" w:date="2017-01-05T17:39:00Z"/>
          <w:rFonts w:asciiTheme="minorHAnsi" w:hAnsiTheme="minorHAnsi"/>
          <w:noProof/>
          <w:sz w:val="22"/>
          <w:szCs w:val="22"/>
          <w:lang w:bidi="he-IL"/>
        </w:rPr>
      </w:pPr>
      <w:del w:id="179" w:author="Guohan Lu" w:date="2017-01-05T17:39:00Z">
        <w:r w:rsidDel="00E464ED">
          <w:rPr>
            <w:noProof/>
          </w:rPr>
          <w:delText>4.3.1</w:delText>
        </w:r>
        <w:r w:rsidDel="00E464ED">
          <w:rPr>
            <w:rFonts w:asciiTheme="minorHAnsi" w:hAnsiTheme="minorHAnsi"/>
            <w:noProof/>
            <w:sz w:val="22"/>
            <w:szCs w:val="22"/>
            <w:lang w:bidi="he-IL"/>
          </w:rPr>
          <w:tab/>
        </w:r>
        <w:r w:rsidDel="00E464ED">
          <w:rPr>
            <w:noProof/>
          </w:rPr>
          <w:delText>Bridge port type - Port</w:delText>
        </w:r>
        <w:r w:rsidDel="00E464ED">
          <w:rPr>
            <w:noProof/>
          </w:rPr>
          <w:tab/>
          <w:delText>8</w:delText>
        </w:r>
      </w:del>
    </w:p>
    <w:p w14:paraId="4B0FC671" w14:textId="0FAC447E" w:rsidR="00A82DD1" w:rsidDel="00E464ED" w:rsidRDefault="00A82DD1">
      <w:pPr>
        <w:pStyle w:val="TOC3"/>
        <w:tabs>
          <w:tab w:val="left" w:pos="1200"/>
          <w:tab w:val="right" w:leader="dot" w:pos="10790"/>
        </w:tabs>
        <w:rPr>
          <w:del w:id="180" w:author="Guohan Lu" w:date="2017-01-05T17:39:00Z"/>
          <w:rFonts w:asciiTheme="minorHAnsi" w:hAnsiTheme="minorHAnsi"/>
          <w:noProof/>
          <w:sz w:val="22"/>
          <w:szCs w:val="22"/>
          <w:lang w:bidi="he-IL"/>
        </w:rPr>
      </w:pPr>
      <w:del w:id="181" w:author="Guohan Lu" w:date="2017-01-05T17:39:00Z">
        <w:r w:rsidDel="00E464ED">
          <w:rPr>
            <w:noProof/>
          </w:rPr>
          <w:delText>4.3.2</w:delText>
        </w:r>
        <w:r w:rsidDel="00E464ED">
          <w:rPr>
            <w:rFonts w:asciiTheme="minorHAnsi" w:hAnsiTheme="minorHAnsi"/>
            <w:noProof/>
            <w:sz w:val="22"/>
            <w:szCs w:val="22"/>
            <w:lang w:bidi="he-IL"/>
          </w:rPr>
          <w:tab/>
        </w:r>
        <w:r w:rsidDel="00E464ED">
          <w:rPr>
            <w:noProof/>
          </w:rPr>
          <w:delText>Bridge vport type – { Port , vlan}</w:delText>
        </w:r>
        <w:r w:rsidDel="00E464ED">
          <w:rPr>
            <w:noProof/>
          </w:rPr>
          <w:tab/>
          <w:delText>8</w:delText>
        </w:r>
      </w:del>
    </w:p>
    <w:p w14:paraId="373CB1B8" w14:textId="175FD02B" w:rsidR="00A82DD1" w:rsidDel="00E464ED" w:rsidRDefault="00A82DD1">
      <w:pPr>
        <w:pStyle w:val="TOC3"/>
        <w:tabs>
          <w:tab w:val="left" w:pos="1200"/>
          <w:tab w:val="right" w:leader="dot" w:pos="10790"/>
        </w:tabs>
        <w:rPr>
          <w:del w:id="182" w:author="Guohan Lu" w:date="2017-01-05T17:39:00Z"/>
          <w:rFonts w:asciiTheme="minorHAnsi" w:hAnsiTheme="minorHAnsi"/>
          <w:noProof/>
          <w:sz w:val="22"/>
          <w:szCs w:val="22"/>
          <w:lang w:bidi="he-IL"/>
        </w:rPr>
      </w:pPr>
      <w:del w:id="183" w:author="Guohan Lu" w:date="2017-01-05T17:39:00Z">
        <w:r w:rsidDel="00E464ED">
          <w:rPr>
            <w:noProof/>
          </w:rPr>
          <w:delText>4.3.3</w:delText>
        </w:r>
        <w:r w:rsidDel="00E464ED">
          <w:rPr>
            <w:rFonts w:asciiTheme="minorHAnsi" w:hAnsiTheme="minorHAnsi"/>
            <w:noProof/>
            <w:sz w:val="22"/>
            <w:szCs w:val="22"/>
            <w:lang w:bidi="he-IL"/>
          </w:rPr>
          <w:tab/>
        </w:r>
        <w:r w:rsidDel="00E464ED">
          <w:rPr>
            <w:noProof/>
          </w:rPr>
          <w:delText>Bridge port type- router</w:delText>
        </w:r>
        <w:r w:rsidDel="00E464ED">
          <w:rPr>
            <w:noProof/>
          </w:rPr>
          <w:tab/>
          <w:delText>8</w:delText>
        </w:r>
      </w:del>
    </w:p>
    <w:p w14:paraId="2E7AC36D" w14:textId="7E50F7DE" w:rsidR="00A82DD1" w:rsidDel="00E464ED" w:rsidRDefault="00A82DD1">
      <w:pPr>
        <w:pStyle w:val="TOC3"/>
        <w:tabs>
          <w:tab w:val="left" w:pos="1200"/>
          <w:tab w:val="right" w:leader="dot" w:pos="10790"/>
        </w:tabs>
        <w:rPr>
          <w:del w:id="184" w:author="Guohan Lu" w:date="2017-01-05T17:39:00Z"/>
          <w:rFonts w:asciiTheme="minorHAnsi" w:hAnsiTheme="minorHAnsi"/>
          <w:noProof/>
          <w:sz w:val="22"/>
          <w:szCs w:val="22"/>
          <w:lang w:bidi="he-IL"/>
        </w:rPr>
      </w:pPr>
      <w:del w:id="185" w:author="Guohan Lu" w:date="2017-01-05T17:39:00Z">
        <w:r w:rsidDel="00E464ED">
          <w:rPr>
            <w:noProof/>
          </w:rPr>
          <w:delText>4.3.4</w:delText>
        </w:r>
        <w:r w:rsidDel="00E464ED">
          <w:rPr>
            <w:rFonts w:asciiTheme="minorHAnsi" w:hAnsiTheme="minorHAnsi"/>
            <w:noProof/>
            <w:sz w:val="22"/>
            <w:szCs w:val="22"/>
            <w:lang w:bidi="he-IL"/>
          </w:rPr>
          <w:tab/>
        </w:r>
        <w:r w:rsidDel="00E464ED">
          <w:rPr>
            <w:noProof/>
          </w:rPr>
          <w:delText>Bridge port type – tunnel</w:delText>
        </w:r>
        <w:r w:rsidDel="00E464ED">
          <w:rPr>
            <w:noProof/>
          </w:rPr>
          <w:tab/>
          <w:delText>9</w:delText>
        </w:r>
      </w:del>
    </w:p>
    <w:p w14:paraId="36A7EF6F" w14:textId="500FB776" w:rsidR="00A82DD1" w:rsidDel="00E464ED" w:rsidRDefault="00A82DD1">
      <w:pPr>
        <w:pStyle w:val="TOC2"/>
        <w:tabs>
          <w:tab w:val="left" w:pos="960"/>
          <w:tab w:val="right" w:leader="dot" w:pos="10790"/>
        </w:tabs>
        <w:rPr>
          <w:del w:id="186" w:author="Guohan Lu" w:date="2017-01-05T17:39:00Z"/>
          <w:rFonts w:asciiTheme="minorHAnsi" w:hAnsiTheme="minorHAnsi"/>
          <w:noProof/>
          <w:sz w:val="22"/>
          <w:szCs w:val="22"/>
          <w:lang w:bidi="he-IL"/>
        </w:rPr>
      </w:pPr>
      <w:del w:id="187" w:author="Guohan Lu" w:date="2017-01-05T17:39:00Z">
        <w:r w:rsidDel="00E464ED">
          <w:rPr>
            <w:noProof/>
          </w:rPr>
          <w:delText>4.4</w:delText>
        </w:r>
        <w:r w:rsidDel="00E464ED">
          <w:rPr>
            <w:rFonts w:asciiTheme="minorHAnsi" w:hAnsiTheme="minorHAnsi"/>
            <w:noProof/>
            <w:sz w:val="22"/>
            <w:szCs w:val="22"/>
            <w:lang w:bidi="he-IL"/>
          </w:rPr>
          <w:tab/>
        </w:r>
        <w:r w:rsidDel="00E464ED">
          <w:rPr>
            <w:noProof/>
          </w:rPr>
          <w:delText>Bridge attributes</w:delText>
        </w:r>
        <w:r w:rsidDel="00E464ED">
          <w:rPr>
            <w:noProof/>
          </w:rPr>
          <w:tab/>
          <w:delText>10</w:delText>
        </w:r>
      </w:del>
    </w:p>
    <w:p w14:paraId="6399500F" w14:textId="78F54C35" w:rsidR="00A82DD1" w:rsidDel="00E464ED" w:rsidRDefault="00A82DD1">
      <w:pPr>
        <w:pStyle w:val="TOC1"/>
        <w:tabs>
          <w:tab w:val="left" w:pos="480"/>
          <w:tab w:val="right" w:leader="dot" w:pos="10790"/>
        </w:tabs>
        <w:rPr>
          <w:del w:id="188" w:author="Guohan Lu" w:date="2017-01-05T17:39:00Z"/>
          <w:rFonts w:asciiTheme="minorHAnsi" w:hAnsiTheme="minorHAnsi"/>
          <w:noProof/>
          <w:sz w:val="22"/>
          <w:szCs w:val="22"/>
          <w:lang w:bidi="he-IL"/>
        </w:rPr>
      </w:pPr>
      <w:del w:id="189" w:author="Guohan Lu" w:date="2017-01-05T17:39:00Z">
        <w:r w:rsidDel="00E464ED">
          <w:rPr>
            <w:noProof/>
          </w:rPr>
          <w:delText>5</w:delText>
        </w:r>
        <w:r w:rsidDel="00E464ED">
          <w:rPr>
            <w:rFonts w:asciiTheme="minorHAnsi" w:hAnsiTheme="minorHAnsi"/>
            <w:noProof/>
            <w:sz w:val="22"/>
            <w:szCs w:val="22"/>
            <w:lang w:bidi="he-IL"/>
          </w:rPr>
          <w:tab/>
        </w:r>
        <w:r w:rsidDel="00E464ED">
          <w:rPr>
            <w:noProof/>
          </w:rPr>
          <w:delText>Specification</w:delText>
        </w:r>
        <w:r w:rsidDel="00E464ED">
          <w:rPr>
            <w:noProof/>
          </w:rPr>
          <w:tab/>
          <w:delText>10</w:delText>
        </w:r>
      </w:del>
    </w:p>
    <w:p w14:paraId="0BA14E62" w14:textId="2AFDA4EB" w:rsidR="00A82DD1" w:rsidDel="00E464ED" w:rsidRDefault="00A82DD1">
      <w:pPr>
        <w:pStyle w:val="TOC2"/>
        <w:tabs>
          <w:tab w:val="left" w:pos="960"/>
          <w:tab w:val="right" w:leader="dot" w:pos="10790"/>
        </w:tabs>
        <w:rPr>
          <w:del w:id="190" w:author="Guohan Lu" w:date="2017-01-05T17:39:00Z"/>
          <w:rFonts w:asciiTheme="minorHAnsi" w:hAnsiTheme="minorHAnsi"/>
          <w:noProof/>
          <w:sz w:val="22"/>
          <w:szCs w:val="22"/>
          <w:lang w:bidi="he-IL"/>
        </w:rPr>
      </w:pPr>
      <w:del w:id="191" w:author="Guohan Lu" w:date="2017-01-05T17:39:00Z">
        <w:r w:rsidDel="00E464ED">
          <w:rPr>
            <w:noProof/>
          </w:rPr>
          <w:delText>5.1</w:delText>
        </w:r>
        <w:r w:rsidDel="00E464ED">
          <w:rPr>
            <w:rFonts w:asciiTheme="minorHAnsi" w:hAnsiTheme="minorHAnsi"/>
            <w:noProof/>
            <w:sz w:val="22"/>
            <w:szCs w:val="22"/>
            <w:lang w:bidi="he-IL"/>
          </w:rPr>
          <w:tab/>
        </w:r>
        <w:r w:rsidDel="00E464ED">
          <w:rPr>
            <w:noProof/>
          </w:rPr>
          <w:delText>SAI port object</w:delText>
        </w:r>
        <w:r w:rsidDel="00E464ED">
          <w:rPr>
            <w:noProof/>
          </w:rPr>
          <w:tab/>
          <w:delText>10</w:delText>
        </w:r>
      </w:del>
    </w:p>
    <w:p w14:paraId="4648AD8A" w14:textId="1EDFDB83" w:rsidR="00A82DD1" w:rsidDel="00E464ED" w:rsidRDefault="00A82DD1">
      <w:pPr>
        <w:pStyle w:val="TOC2"/>
        <w:tabs>
          <w:tab w:val="left" w:pos="960"/>
          <w:tab w:val="right" w:leader="dot" w:pos="10790"/>
        </w:tabs>
        <w:rPr>
          <w:del w:id="192" w:author="Guohan Lu" w:date="2017-01-05T17:39:00Z"/>
          <w:rFonts w:asciiTheme="minorHAnsi" w:hAnsiTheme="minorHAnsi"/>
          <w:noProof/>
          <w:sz w:val="22"/>
          <w:szCs w:val="22"/>
          <w:lang w:bidi="he-IL"/>
        </w:rPr>
      </w:pPr>
      <w:del w:id="193" w:author="Guohan Lu" w:date="2017-01-05T17:39:00Z">
        <w:r w:rsidDel="00E464ED">
          <w:rPr>
            <w:noProof/>
          </w:rPr>
          <w:delText>5.2</w:delText>
        </w:r>
        <w:r w:rsidDel="00E464ED">
          <w:rPr>
            <w:rFonts w:asciiTheme="minorHAnsi" w:hAnsiTheme="minorHAnsi"/>
            <w:noProof/>
            <w:sz w:val="22"/>
            <w:szCs w:val="22"/>
            <w:lang w:bidi="he-IL"/>
          </w:rPr>
          <w:tab/>
        </w:r>
        <w:r w:rsidDel="00E464ED">
          <w:rPr>
            <w:noProof/>
          </w:rPr>
          <w:delText>SAI FDB object</w:delText>
        </w:r>
        <w:r w:rsidDel="00E464ED">
          <w:rPr>
            <w:noProof/>
          </w:rPr>
          <w:tab/>
          <w:delText>10</w:delText>
        </w:r>
      </w:del>
    </w:p>
    <w:p w14:paraId="6D3659DA" w14:textId="28736B59" w:rsidR="00A82DD1" w:rsidDel="00E464ED" w:rsidRDefault="00A82DD1">
      <w:pPr>
        <w:pStyle w:val="TOC2"/>
        <w:tabs>
          <w:tab w:val="left" w:pos="960"/>
          <w:tab w:val="right" w:leader="dot" w:pos="10790"/>
        </w:tabs>
        <w:rPr>
          <w:del w:id="194" w:author="Guohan Lu" w:date="2017-01-05T17:39:00Z"/>
          <w:rFonts w:asciiTheme="minorHAnsi" w:hAnsiTheme="minorHAnsi"/>
          <w:noProof/>
          <w:sz w:val="22"/>
          <w:szCs w:val="22"/>
          <w:lang w:bidi="he-IL"/>
        </w:rPr>
      </w:pPr>
      <w:del w:id="195" w:author="Guohan Lu" w:date="2017-01-05T17:39:00Z">
        <w:r w:rsidDel="00E464ED">
          <w:rPr>
            <w:noProof/>
          </w:rPr>
          <w:delText>5.3</w:delText>
        </w:r>
        <w:r w:rsidDel="00E464ED">
          <w:rPr>
            <w:rFonts w:asciiTheme="minorHAnsi" w:hAnsiTheme="minorHAnsi"/>
            <w:noProof/>
            <w:sz w:val="22"/>
            <w:szCs w:val="22"/>
            <w:lang w:bidi="he-IL"/>
          </w:rPr>
          <w:tab/>
        </w:r>
        <w:r w:rsidDel="00E464ED">
          <w:rPr>
            <w:noProof/>
          </w:rPr>
          <w:delText>SAI STP object</w:delText>
        </w:r>
        <w:r w:rsidDel="00E464ED">
          <w:rPr>
            <w:noProof/>
          </w:rPr>
          <w:tab/>
          <w:delText>11</w:delText>
        </w:r>
      </w:del>
    </w:p>
    <w:p w14:paraId="5921EE6A" w14:textId="414C1815" w:rsidR="00A82DD1" w:rsidDel="00E464ED" w:rsidRDefault="00A82DD1">
      <w:pPr>
        <w:pStyle w:val="TOC2"/>
        <w:tabs>
          <w:tab w:val="left" w:pos="960"/>
          <w:tab w:val="right" w:leader="dot" w:pos="10790"/>
        </w:tabs>
        <w:rPr>
          <w:del w:id="196" w:author="Guohan Lu" w:date="2017-01-05T17:39:00Z"/>
          <w:rFonts w:asciiTheme="minorHAnsi" w:hAnsiTheme="minorHAnsi"/>
          <w:noProof/>
          <w:sz w:val="22"/>
          <w:szCs w:val="22"/>
          <w:lang w:bidi="he-IL"/>
        </w:rPr>
      </w:pPr>
      <w:del w:id="197" w:author="Guohan Lu" w:date="2017-01-05T17:39:00Z">
        <w:r w:rsidDel="00E464ED">
          <w:rPr>
            <w:noProof/>
          </w:rPr>
          <w:delText>5.4</w:delText>
        </w:r>
        <w:r w:rsidDel="00E464ED">
          <w:rPr>
            <w:rFonts w:asciiTheme="minorHAnsi" w:hAnsiTheme="minorHAnsi"/>
            <w:noProof/>
            <w:sz w:val="22"/>
            <w:szCs w:val="22"/>
            <w:lang w:bidi="he-IL"/>
          </w:rPr>
          <w:tab/>
        </w:r>
        <w:r w:rsidDel="00E464ED">
          <w:rPr>
            <w:noProof/>
          </w:rPr>
          <w:delText>SAI L2 multicast</w:delText>
        </w:r>
        <w:r w:rsidDel="00E464ED">
          <w:rPr>
            <w:noProof/>
          </w:rPr>
          <w:tab/>
          <w:delText>11</w:delText>
        </w:r>
      </w:del>
    </w:p>
    <w:p w14:paraId="05C439D8" w14:textId="5C45E4BD" w:rsidR="00A82DD1" w:rsidDel="00E464ED" w:rsidRDefault="00A82DD1">
      <w:pPr>
        <w:pStyle w:val="TOC2"/>
        <w:tabs>
          <w:tab w:val="left" w:pos="960"/>
          <w:tab w:val="right" w:leader="dot" w:pos="10790"/>
        </w:tabs>
        <w:rPr>
          <w:del w:id="198" w:author="Guohan Lu" w:date="2017-01-05T17:39:00Z"/>
          <w:rFonts w:asciiTheme="minorHAnsi" w:hAnsiTheme="minorHAnsi"/>
          <w:noProof/>
          <w:sz w:val="22"/>
          <w:szCs w:val="22"/>
          <w:lang w:bidi="he-IL"/>
        </w:rPr>
      </w:pPr>
      <w:del w:id="199" w:author="Guohan Lu" w:date="2017-01-05T17:39:00Z">
        <w:r w:rsidDel="00E464ED">
          <w:rPr>
            <w:noProof/>
          </w:rPr>
          <w:delText>5.5</w:delText>
        </w:r>
        <w:r w:rsidDel="00E464ED">
          <w:rPr>
            <w:rFonts w:asciiTheme="minorHAnsi" w:hAnsiTheme="minorHAnsi"/>
            <w:noProof/>
            <w:sz w:val="22"/>
            <w:szCs w:val="22"/>
            <w:lang w:bidi="he-IL"/>
          </w:rPr>
          <w:tab/>
        </w:r>
        <w:r w:rsidDel="00E464ED">
          <w:rPr>
            <w:noProof/>
          </w:rPr>
          <w:delText>SAI L2 multicast group</w:delText>
        </w:r>
        <w:r w:rsidDel="00E464ED">
          <w:rPr>
            <w:noProof/>
          </w:rPr>
          <w:tab/>
          <w:delText>11</w:delText>
        </w:r>
      </w:del>
    </w:p>
    <w:p w14:paraId="53EBC512" w14:textId="0CD8373A" w:rsidR="00A82DD1" w:rsidDel="00E464ED" w:rsidRDefault="00A82DD1">
      <w:pPr>
        <w:pStyle w:val="TOC2"/>
        <w:tabs>
          <w:tab w:val="left" w:pos="960"/>
          <w:tab w:val="right" w:leader="dot" w:pos="10790"/>
        </w:tabs>
        <w:rPr>
          <w:del w:id="200" w:author="Guohan Lu" w:date="2017-01-05T17:39:00Z"/>
          <w:rFonts w:asciiTheme="minorHAnsi" w:hAnsiTheme="minorHAnsi"/>
          <w:noProof/>
          <w:sz w:val="22"/>
          <w:szCs w:val="22"/>
          <w:lang w:bidi="he-IL"/>
        </w:rPr>
      </w:pPr>
      <w:del w:id="201" w:author="Guohan Lu" w:date="2017-01-05T17:39:00Z">
        <w:r w:rsidDel="00E464ED">
          <w:rPr>
            <w:noProof/>
          </w:rPr>
          <w:delText>5.6</w:delText>
        </w:r>
        <w:r w:rsidDel="00E464ED">
          <w:rPr>
            <w:rFonts w:asciiTheme="minorHAnsi" w:hAnsiTheme="minorHAnsi"/>
            <w:noProof/>
            <w:sz w:val="22"/>
            <w:szCs w:val="22"/>
            <w:lang w:bidi="he-IL"/>
          </w:rPr>
          <w:tab/>
        </w:r>
        <w:r w:rsidDel="00E464ED">
          <w:rPr>
            <w:noProof/>
          </w:rPr>
          <w:delText>SAI VLAN member object</w:delText>
        </w:r>
        <w:r w:rsidDel="00E464ED">
          <w:rPr>
            <w:noProof/>
          </w:rPr>
          <w:tab/>
          <w:delText>11</w:delText>
        </w:r>
      </w:del>
    </w:p>
    <w:p w14:paraId="16F426D2" w14:textId="51887BFC" w:rsidR="00A82DD1" w:rsidDel="00E464ED" w:rsidRDefault="00A82DD1">
      <w:pPr>
        <w:pStyle w:val="TOC2"/>
        <w:tabs>
          <w:tab w:val="left" w:pos="960"/>
          <w:tab w:val="right" w:leader="dot" w:pos="10790"/>
        </w:tabs>
        <w:rPr>
          <w:del w:id="202" w:author="Guohan Lu" w:date="2017-01-05T17:39:00Z"/>
          <w:rFonts w:asciiTheme="minorHAnsi" w:hAnsiTheme="minorHAnsi"/>
          <w:noProof/>
          <w:sz w:val="22"/>
          <w:szCs w:val="22"/>
          <w:lang w:bidi="he-IL"/>
        </w:rPr>
      </w:pPr>
      <w:del w:id="203" w:author="Guohan Lu" w:date="2017-01-05T17:39:00Z">
        <w:r w:rsidDel="00E464ED">
          <w:rPr>
            <w:noProof/>
          </w:rPr>
          <w:delText>5.7</w:delText>
        </w:r>
        <w:r w:rsidDel="00E464ED">
          <w:rPr>
            <w:rFonts w:asciiTheme="minorHAnsi" w:hAnsiTheme="minorHAnsi"/>
            <w:noProof/>
            <w:sz w:val="22"/>
            <w:szCs w:val="22"/>
            <w:lang w:bidi="he-IL"/>
          </w:rPr>
          <w:tab/>
        </w:r>
        <w:r w:rsidDel="00E464ED">
          <w:rPr>
            <w:noProof/>
          </w:rPr>
          <w:delText>SAI router interface object</w:delText>
        </w:r>
        <w:r w:rsidDel="00E464ED">
          <w:rPr>
            <w:noProof/>
          </w:rPr>
          <w:tab/>
          <w:delText>12</w:delText>
        </w:r>
      </w:del>
    </w:p>
    <w:p w14:paraId="2F82139E" w14:textId="4EED8729" w:rsidR="00A82DD1" w:rsidDel="00E464ED" w:rsidRDefault="00A82DD1">
      <w:pPr>
        <w:pStyle w:val="TOC2"/>
        <w:tabs>
          <w:tab w:val="left" w:pos="960"/>
          <w:tab w:val="right" w:leader="dot" w:pos="10790"/>
        </w:tabs>
        <w:rPr>
          <w:del w:id="204" w:author="Guohan Lu" w:date="2017-01-05T17:39:00Z"/>
          <w:rFonts w:asciiTheme="minorHAnsi" w:hAnsiTheme="minorHAnsi"/>
          <w:noProof/>
          <w:sz w:val="22"/>
          <w:szCs w:val="22"/>
          <w:lang w:bidi="he-IL"/>
        </w:rPr>
      </w:pPr>
      <w:del w:id="205" w:author="Guohan Lu" w:date="2017-01-05T17:39:00Z">
        <w:r w:rsidDel="00E464ED">
          <w:rPr>
            <w:noProof/>
          </w:rPr>
          <w:delText>5.1</w:delText>
        </w:r>
        <w:r w:rsidDel="00E464ED">
          <w:rPr>
            <w:rFonts w:asciiTheme="minorHAnsi" w:hAnsiTheme="minorHAnsi"/>
            <w:noProof/>
            <w:sz w:val="22"/>
            <w:szCs w:val="22"/>
            <w:lang w:bidi="he-IL"/>
          </w:rPr>
          <w:tab/>
        </w:r>
        <w:r w:rsidDel="00E464ED">
          <w:rPr>
            <w:noProof/>
          </w:rPr>
          <w:delText>SAI tunnel</w:delText>
        </w:r>
        <w:r w:rsidDel="00E464ED">
          <w:rPr>
            <w:noProof/>
          </w:rPr>
          <w:tab/>
          <w:delText>13</w:delText>
        </w:r>
      </w:del>
    </w:p>
    <w:p w14:paraId="2C375942" w14:textId="573A1608" w:rsidR="00A82DD1" w:rsidDel="00E464ED" w:rsidRDefault="00A82DD1">
      <w:pPr>
        <w:pStyle w:val="TOC2"/>
        <w:tabs>
          <w:tab w:val="left" w:pos="960"/>
          <w:tab w:val="right" w:leader="dot" w:pos="10790"/>
        </w:tabs>
        <w:rPr>
          <w:del w:id="206" w:author="Guohan Lu" w:date="2017-01-05T17:39:00Z"/>
          <w:rFonts w:asciiTheme="minorHAnsi" w:hAnsiTheme="minorHAnsi"/>
          <w:noProof/>
          <w:sz w:val="22"/>
          <w:szCs w:val="22"/>
          <w:lang w:bidi="he-IL"/>
        </w:rPr>
      </w:pPr>
      <w:del w:id="207" w:author="Guohan Lu" w:date="2017-01-05T17:39:00Z">
        <w:r w:rsidDel="00E464ED">
          <w:rPr>
            <w:noProof/>
          </w:rPr>
          <w:delText>5.2</w:delText>
        </w:r>
        <w:r w:rsidDel="00E464ED">
          <w:rPr>
            <w:rFonts w:asciiTheme="minorHAnsi" w:hAnsiTheme="minorHAnsi"/>
            <w:noProof/>
            <w:sz w:val="22"/>
            <w:szCs w:val="22"/>
            <w:lang w:bidi="he-IL"/>
          </w:rPr>
          <w:tab/>
        </w:r>
        <w:r w:rsidDel="00E464ED">
          <w:rPr>
            <w:noProof/>
          </w:rPr>
          <w:delText>SAI bridge port object</w:delText>
        </w:r>
        <w:r w:rsidDel="00E464ED">
          <w:rPr>
            <w:noProof/>
          </w:rPr>
          <w:tab/>
          <w:delText>13</w:delText>
        </w:r>
      </w:del>
    </w:p>
    <w:p w14:paraId="6268100B" w14:textId="518C30FC" w:rsidR="00A82DD1" w:rsidDel="00E464ED" w:rsidRDefault="00A82DD1">
      <w:pPr>
        <w:pStyle w:val="TOC3"/>
        <w:tabs>
          <w:tab w:val="left" w:pos="1200"/>
          <w:tab w:val="right" w:leader="dot" w:pos="10790"/>
        </w:tabs>
        <w:rPr>
          <w:del w:id="208" w:author="Guohan Lu" w:date="2017-01-05T17:39:00Z"/>
          <w:rFonts w:asciiTheme="minorHAnsi" w:hAnsiTheme="minorHAnsi"/>
          <w:noProof/>
          <w:sz w:val="22"/>
          <w:szCs w:val="22"/>
          <w:lang w:bidi="he-IL"/>
        </w:rPr>
      </w:pPr>
      <w:del w:id="209" w:author="Guohan Lu" w:date="2017-01-05T17:39:00Z">
        <w:r w:rsidDel="00E464ED">
          <w:rPr>
            <w:noProof/>
          </w:rPr>
          <w:delText>5.2.1</w:delText>
        </w:r>
        <w:r w:rsidDel="00E464ED">
          <w:rPr>
            <w:rFonts w:asciiTheme="minorHAnsi" w:hAnsiTheme="minorHAnsi"/>
            <w:noProof/>
            <w:sz w:val="22"/>
            <w:szCs w:val="22"/>
            <w:lang w:bidi="he-IL"/>
          </w:rPr>
          <w:tab/>
        </w:r>
        <w:r w:rsidDel="00E464ED">
          <w:rPr>
            <w:noProof/>
          </w:rPr>
          <w:delText>Bridge port  API summary</w:delText>
        </w:r>
        <w:r w:rsidDel="00E464ED">
          <w:rPr>
            <w:noProof/>
          </w:rPr>
          <w:tab/>
          <w:delText>15</w:delText>
        </w:r>
      </w:del>
    </w:p>
    <w:p w14:paraId="4D3C5262" w14:textId="481857B2" w:rsidR="00A82DD1" w:rsidDel="00E464ED" w:rsidRDefault="00A82DD1">
      <w:pPr>
        <w:pStyle w:val="TOC2"/>
        <w:tabs>
          <w:tab w:val="left" w:pos="960"/>
          <w:tab w:val="right" w:leader="dot" w:pos="10790"/>
        </w:tabs>
        <w:rPr>
          <w:del w:id="210" w:author="Guohan Lu" w:date="2017-01-05T17:39:00Z"/>
          <w:rFonts w:asciiTheme="minorHAnsi" w:hAnsiTheme="minorHAnsi"/>
          <w:noProof/>
          <w:sz w:val="22"/>
          <w:szCs w:val="22"/>
          <w:lang w:bidi="he-IL"/>
        </w:rPr>
      </w:pPr>
      <w:del w:id="211" w:author="Guohan Lu" w:date="2017-01-05T17:39:00Z">
        <w:r w:rsidDel="00E464ED">
          <w:rPr>
            <w:noProof/>
          </w:rPr>
          <w:delText>5.3</w:delText>
        </w:r>
        <w:r w:rsidDel="00E464ED">
          <w:rPr>
            <w:rFonts w:asciiTheme="minorHAnsi" w:hAnsiTheme="minorHAnsi"/>
            <w:noProof/>
            <w:sz w:val="22"/>
            <w:szCs w:val="22"/>
            <w:lang w:bidi="he-IL"/>
          </w:rPr>
          <w:tab/>
        </w:r>
        <w:r w:rsidDel="00E464ED">
          <w:rPr>
            <w:noProof/>
          </w:rPr>
          <w:delText>SAI bridge object</w:delText>
        </w:r>
        <w:r w:rsidDel="00E464ED">
          <w:rPr>
            <w:noProof/>
          </w:rPr>
          <w:tab/>
          <w:delText>15</w:delText>
        </w:r>
      </w:del>
    </w:p>
    <w:p w14:paraId="1E315205" w14:textId="342DA3D0" w:rsidR="00A82DD1" w:rsidDel="00E464ED" w:rsidRDefault="00A82DD1">
      <w:pPr>
        <w:pStyle w:val="TOC3"/>
        <w:tabs>
          <w:tab w:val="left" w:pos="1200"/>
          <w:tab w:val="right" w:leader="dot" w:pos="10790"/>
        </w:tabs>
        <w:rPr>
          <w:del w:id="212" w:author="Guohan Lu" w:date="2017-01-05T17:39:00Z"/>
          <w:rFonts w:asciiTheme="minorHAnsi" w:hAnsiTheme="minorHAnsi"/>
          <w:noProof/>
          <w:sz w:val="22"/>
          <w:szCs w:val="22"/>
          <w:lang w:bidi="he-IL"/>
        </w:rPr>
      </w:pPr>
      <w:del w:id="213" w:author="Guohan Lu" w:date="2017-01-05T17:39:00Z">
        <w:r w:rsidDel="00E464ED">
          <w:rPr>
            <w:noProof/>
          </w:rPr>
          <w:delText>5.3.1</w:delText>
        </w:r>
        <w:r w:rsidDel="00E464ED">
          <w:rPr>
            <w:rFonts w:asciiTheme="minorHAnsi" w:hAnsiTheme="minorHAnsi"/>
            <w:noProof/>
            <w:sz w:val="22"/>
            <w:szCs w:val="22"/>
            <w:lang w:bidi="he-IL"/>
          </w:rPr>
          <w:tab/>
        </w:r>
        <w:r w:rsidDel="00E464ED">
          <w:rPr>
            <w:noProof/>
          </w:rPr>
          <w:delText>Bridge API summary</w:delText>
        </w:r>
        <w:r w:rsidDel="00E464ED">
          <w:rPr>
            <w:noProof/>
          </w:rPr>
          <w:tab/>
          <w:delText>17</w:delText>
        </w:r>
      </w:del>
    </w:p>
    <w:p w14:paraId="65244A2E" w14:textId="12046E28" w:rsidR="00A82DD1" w:rsidDel="00E464ED" w:rsidRDefault="00A82DD1">
      <w:pPr>
        <w:pStyle w:val="TOC1"/>
        <w:tabs>
          <w:tab w:val="left" w:pos="480"/>
          <w:tab w:val="right" w:leader="dot" w:pos="10790"/>
        </w:tabs>
        <w:rPr>
          <w:del w:id="214" w:author="Guohan Lu" w:date="2017-01-05T17:39:00Z"/>
          <w:rFonts w:asciiTheme="minorHAnsi" w:hAnsiTheme="minorHAnsi"/>
          <w:noProof/>
          <w:sz w:val="22"/>
          <w:szCs w:val="22"/>
          <w:lang w:bidi="he-IL"/>
        </w:rPr>
      </w:pPr>
      <w:del w:id="215" w:author="Guohan Lu" w:date="2017-01-05T17:39:00Z">
        <w:r w:rsidDel="00E464ED">
          <w:rPr>
            <w:noProof/>
          </w:rPr>
          <w:delText>6</w:delText>
        </w:r>
        <w:r w:rsidDel="00E464ED">
          <w:rPr>
            <w:rFonts w:asciiTheme="minorHAnsi" w:hAnsiTheme="minorHAnsi"/>
            <w:noProof/>
            <w:sz w:val="22"/>
            <w:szCs w:val="22"/>
            <w:lang w:bidi="he-IL"/>
          </w:rPr>
          <w:tab/>
        </w:r>
        <w:r w:rsidDel="00E464ED">
          <w:rPr>
            <w:noProof/>
          </w:rPr>
          <w:delText>Examples</w:delText>
        </w:r>
        <w:r w:rsidDel="00E464ED">
          <w:rPr>
            <w:noProof/>
          </w:rPr>
          <w:tab/>
          <w:delText>17</w:delText>
        </w:r>
      </w:del>
    </w:p>
    <w:p w14:paraId="3C3EA1AD" w14:textId="75DB330D" w:rsidR="00A82DD1" w:rsidDel="00E464ED" w:rsidRDefault="00A82DD1">
      <w:pPr>
        <w:pStyle w:val="TOC2"/>
        <w:tabs>
          <w:tab w:val="left" w:pos="960"/>
          <w:tab w:val="right" w:leader="dot" w:pos="10790"/>
        </w:tabs>
        <w:rPr>
          <w:del w:id="216" w:author="Guohan Lu" w:date="2017-01-05T17:39:00Z"/>
          <w:rFonts w:asciiTheme="minorHAnsi" w:hAnsiTheme="minorHAnsi"/>
          <w:noProof/>
          <w:sz w:val="22"/>
          <w:szCs w:val="22"/>
          <w:lang w:bidi="he-IL"/>
        </w:rPr>
      </w:pPr>
      <w:del w:id="217" w:author="Guohan Lu" w:date="2017-01-05T17:39:00Z">
        <w:r w:rsidDel="00E464ED">
          <w:rPr>
            <w:noProof/>
          </w:rPr>
          <w:delText>6.1</w:delText>
        </w:r>
        <w:r w:rsidDel="00E464ED">
          <w:rPr>
            <w:rFonts w:asciiTheme="minorHAnsi" w:hAnsiTheme="minorHAnsi"/>
            <w:noProof/>
            <w:sz w:val="22"/>
            <w:szCs w:val="22"/>
            <w:lang w:bidi="he-IL"/>
          </w:rPr>
          <w:tab/>
        </w:r>
        <w:r w:rsidDel="00E464ED">
          <w:rPr>
            <w:noProof/>
          </w:rPr>
          <w:delText>1.D bridge with router example</w:delText>
        </w:r>
        <w:r w:rsidDel="00E464ED">
          <w:rPr>
            <w:noProof/>
          </w:rPr>
          <w:tab/>
          <w:delText>17</w:delText>
        </w:r>
      </w:del>
    </w:p>
    <w:p w14:paraId="49CD30F4" w14:textId="4990C9C8" w:rsidR="00A82DD1" w:rsidDel="00E464ED" w:rsidRDefault="00A82DD1">
      <w:pPr>
        <w:pStyle w:val="TOC2"/>
        <w:tabs>
          <w:tab w:val="left" w:pos="960"/>
          <w:tab w:val="right" w:leader="dot" w:pos="10790"/>
        </w:tabs>
        <w:rPr>
          <w:del w:id="218" w:author="Guohan Lu" w:date="2017-01-05T17:39:00Z"/>
          <w:rFonts w:asciiTheme="minorHAnsi" w:hAnsiTheme="minorHAnsi"/>
          <w:noProof/>
          <w:sz w:val="22"/>
          <w:szCs w:val="22"/>
          <w:lang w:bidi="he-IL"/>
        </w:rPr>
      </w:pPr>
      <w:del w:id="219" w:author="Guohan Lu" w:date="2017-01-05T17:39:00Z">
        <w:r w:rsidDel="00E464ED">
          <w:rPr>
            <w:noProof/>
          </w:rPr>
          <w:delText>6.2</w:delText>
        </w:r>
        <w:r w:rsidDel="00E464ED">
          <w:rPr>
            <w:rFonts w:asciiTheme="minorHAnsi" w:hAnsiTheme="minorHAnsi"/>
            <w:noProof/>
            <w:sz w:val="22"/>
            <w:szCs w:val="22"/>
            <w:lang w:bidi="he-IL"/>
          </w:rPr>
          <w:tab/>
        </w:r>
        <w:r w:rsidDel="00E464ED">
          <w:rPr>
            <w:noProof/>
          </w:rPr>
          <w:delText>1.Q bridge with router example</w:delText>
        </w:r>
        <w:r w:rsidDel="00E464ED">
          <w:rPr>
            <w:noProof/>
          </w:rPr>
          <w:tab/>
          <w:delText>19</w:delText>
        </w:r>
      </w:del>
    </w:p>
    <w:p w14:paraId="5FDBE8F0" w14:textId="657489CA" w:rsidR="00A82DD1" w:rsidDel="00E464ED" w:rsidRDefault="00A82DD1">
      <w:pPr>
        <w:pStyle w:val="TOC2"/>
        <w:tabs>
          <w:tab w:val="left" w:pos="960"/>
          <w:tab w:val="right" w:leader="dot" w:pos="10790"/>
        </w:tabs>
        <w:rPr>
          <w:del w:id="220" w:author="Guohan Lu" w:date="2017-01-05T17:39:00Z"/>
          <w:rFonts w:asciiTheme="minorHAnsi" w:hAnsiTheme="minorHAnsi"/>
          <w:noProof/>
          <w:sz w:val="22"/>
          <w:szCs w:val="22"/>
          <w:lang w:bidi="he-IL"/>
        </w:rPr>
      </w:pPr>
      <w:del w:id="221" w:author="Guohan Lu" w:date="2017-01-05T17:39:00Z">
        <w:r w:rsidDel="00E464ED">
          <w:rPr>
            <w:noProof/>
          </w:rPr>
          <w:delText>6.3</w:delText>
        </w:r>
        <w:r w:rsidDel="00E464ED">
          <w:rPr>
            <w:rFonts w:asciiTheme="minorHAnsi" w:hAnsiTheme="minorHAnsi"/>
            <w:noProof/>
            <w:sz w:val="22"/>
            <w:szCs w:val="22"/>
            <w:lang w:bidi="he-IL"/>
          </w:rPr>
          <w:tab/>
        </w:r>
        <w:r w:rsidDel="00E464ED">
          <w:rPr>
            <w:noProof/>
          </w:rPr>
          <w:delText>1.D bridge with VXlan  example</w:delText>
        </w:r>
        <w:r w:rsidDel="00E464ED">
          <w:rPr>
            <w:noProof/>
          </w:rPr>
          <w:tab/>
          <w:delText>21</w:delText>
        </w:r>
      </w:del>
    </w:p>
    <w:p w14:paraId="12843966" w14:textId="727C26CF" w:rsidR="00A82DD1" w:rsidDel="00E464ED" w:rsidRDefault="00A82DD1">
      <w:pPr>
        <w:pStyle w:val="TOC1"/>
        <w:tabs>
          <w:tab w:val="left" w:pos="480"/>
          <w:tab w:val="right" w:leader="dot" w:pos="10790"/>
        </w:tabs>
        <w:rPr>
          <w:del w:id="222" w:author="Guohan Lu" w:date="2017-01-05T17:39:00Z"/>
          <w:rFonts w:asciiTheme="minorHAnsi" w:hAnsiTheme="minorHAnsi"/>
          <w:noProof/>
          <w:sz w:val="22"/>
          <w:szCs w:val="22"/>
          <w:lang w:bidi="he-IL"/>
        </w:rPr>
      </w:pPr>
      <w:del w:id="223" w:author="Guohan Lu" w:date="2017-01-05T17:39:00Z">
        <w:r w:rsidDel="00E464ED">
          <w:rPr>
            <w:noProof/>
          </w:rPr>
          <w:delText>7</w:delText>
        </w:r>
        <w:r w:rsidDel="00E464ED">
          <w:rPr>
            <w:rFonts w:asciiTheme="minorHAnsi" w:hAnsiTheme="minorHAnsi"/>
            <w:noProof/>
            <w:sz w:val="22"/>
            <w:szCs w:val="22"/>
            <w:lang w:bidi="he-IL"/>
          </w:rPr>
          <w:tab/>
        </w:r>
        <w:r w:rsidDel="00E464ED">
          <w:rPr>
            <w:noProof/>
          </w:rPr>
          <w:delText>References</w:delText>
        </w:r>
        <w:r w:rsidDel="00E464ED">
          <w:rPr>
            <w:noProof/>
          </w:rPr>
          <w:tab/>
          <w:delText>24</w:delText>
        </w:r>
      </w:del>
    </w:p>
    <w:p w14:paraId="759ABB58"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fldChar w:fldCharType="end"/>
      </w:r>
      <w:r>
        <w:rPr>
          <w:sz w:val="36"/>
          <w:szCs w:val="40"/>
        </w:rPr>
        <w:br w:type="page"/>
      </w:r>
    </w:p>
    <w:p w14:paraId="4C120F23" w14:textId="77777777" w:rsidR="006E7377" w:rsidRDefault="006E7377" w:rsidP="00B05136">
      <w:pPr>
        <w:pStyle w:val="Heading1"/>
      </w:pPr>
      <w:bookmarkStart w:id="224" w:name="_Toc471401277"/>
      <w:r w:rsidRPr="004E3CB6">
        <w:lastRenderedPageBreak/>
        <w:t>Overview</w:t>
      </w:r>
      <w:bookmarkEnd w:id="224"/>
    </w:p>
    <w:p w14:paraId="6BDB8868" w14:textId="55359059" w:rsidR="00034CD3" w:rsidRPr="00034CD3" w:rsidRDefault="00216F89" w:rsidP="00034CD3">
      <w:r>
        <w:t>The proposal contain</w:t>
      </w:r>
      <w:ins w:id="225" w:author="Guohan Lu" w:date="2017-01-05T00:04:00Z">
        <w:r w:rsidR="00D81422">
          <w:t>s</w:t>
        </w:r>
      </w:ins>
      <w:r>
        <w:t xml:space="preserve"> three p</w:t>
      </w:r>
      <w:r w:rsidR="00034CD3">
        <w:t>a</w:t>
      </w:r>
      <w:r>
        <w:t>r</w:t>
      </w:r>
      <w:r w:rsidR="00034CD3">
        <w:t xml:space="preserve">ts  </w:t>
      </w:r>
    </w:p>
    <w:p w14:paraId="600CDDB0" w14:textId="267C023E" w:rsidR="00696701" w:rsidRDefault="00696701" w:rsidP="00034CD3">
      <w:pPr>
        <w:pStyle w:val="ListParagraph"/>
        <w:numPr>
          <w:ilvl w:val="0"/>
          <w:numId w:val="24"/>
        </w:numPr>
      </w:pPr>
      <w:r>
        <w:t xml:space="preserve">In order </w:t>
      </w:r>
      <w:r w:rsidR="00D44431">
        <w:t xml:space="preserve">to </w:t>
      </w:r>
      <w:r>
        <w:t>build a discrete pipeline and well define</w:t>
      </w:r>
      <w:r w:rsidR="00D44431">
        <w:t>d</w:t>
      </w:r>
      <w:r>
        <w:t xml:space="preserve"> layers</w:t>
      </w:r>
      <w:r w:rsidR="00D44431">
        <w:t>,</w:t>
      </w:r>
      <w:r>
        <w:t xml:space="preserve"> additional set of</w:t>
      </w:r>
      <w:r w:rsidR="006A670F">
        <w:t xml:space="preserve"> object are needed - Bridge ports.</w:t>
      </w:r>
      <w:r>
        <w:t xml:space="preserve"> Currently when entering the switch we have -&gt; ingress port /LAG</w:t>
      </w:r>
      <w:r w:rsidR="006A670F">
        <w:t>, w</w:t>
      </w:r>
      <w:r>
        <w:t>hen entering a router we have SAI RIF</w:t>
      </w:r>
      <w:r w:rsidR="006A670F">
        <w:t>.</w:t>
      </w:r>
      <w:r>
        <w:t xml:space="preserve"> A bridge port object is missing</w:t>
      </w:r>
      <w:r w:rsidR="006A670F">
        <w:t>.</w:t>
      </w:r>
    </w:p>
    <w:p w14:paraId="68A195F5" w14:textId="77777777" w:rsidR="00034CD3" w:rsidRDefault="006A670F" w:rsidP="00034CD3">
      <w:pPr>
        <w:pStyle w:val="ListParagraph"/>
        <w:numPr>
          <w:ilvl w:val="0"/>
          <w:numId w:val="24"/>
        </w:numPr>
      </w:pPr>
      <w:r>
        <w:t>I</w:t>
      </w:r>
      <w:r w:rsidR="00D05114">
        <w:t xml:space="preserve">ncrease SAI 4k vlan broadcast domain </w:t>
      </w:r>
      <w:r w:rsidR="00034CD3">
        <w:t xml:space="preserve"> by adding multiple vlan unaware bridges (.1D)  to t</w:t>
      </w:r>
      <w:r w:rsidR="00F86FBA">
        <w:t>h</w:t>
      </w:r>
      <w:r w:rsidR="00034CD3">
        <w:t xml:space="preserve">e existing Vlan aware bridge (1.Q) </w:t>
      </w:r>
    </w:p>
    <w:p w14:paraId="38B28D1D" w14:textId="2E44DE92" w:rsidR="00D81422" w:rsidRDefault="009D2C4C" w:rsidP="00D81422">
      <w:pPr>
        <w:pStyle w:val="ListParagraph"/>
        <w:numPr>
          <w:ilvl w:val="0"/>
          <w:numId w:val="24"/>
        </w:numPr>
        <w:rPr>
          <w:ins w:id="226" w:author="Guohan Lu" w:date="2017-01-05T00:04:00Z"/>
        </w:rPr>
      </w:pPr>
      <w:r>
        <w:t>A</w:t>
      </w:r>
      <w:r w:rsidR="00034CD3">
        <w:t xml:space="preserve">dd an ability to define an interface base on {port,vlan} were interface can be router interface or bridge interface     </w:t>
      </w:r>
    </w:p>
    <w:p w14:paraId="231B5830" w14:textId="33068114" w:rsidR="00D81422" w:rsidRDefault="00D81422">
      <w:pPr>
        <w:pPrChange w:id="227" w:author="Guohan Lu" w:date="2017-01-05T00:05:00Z">
          <w:pPr>
            <w:pStyle w:val="ListParagraph"/>
            <w:numPr>
              <w:numId w:val="24"/>
            </w:numPr>
            <w:ind w:hanging="360"/>
          </w:pPr>
        </w:pPrChange>
      </w:pPr>
      <w:ins w:id="228" w:author="Guohan Lu" w:date="2017-01-05T00:05:00Z">
        <w:r>
          <w:t>By default, when a switch is initialized, a default 1Q bridge is created, and a default vlan 1 is created i</w:t>
        </w:r>
      </w:ins>
      <w:ins w:id="229" w:author="Guohan Lu" w:date="2017-01-05T00:06:00Z">
        <w:r>
          <w:t>n the default 1Q bridge. All physical ports are joining the default vlan 1. In current spec, only default 1</w:t>
        </w:r>
      </w:ins>
      <w:ins w:id="230" w:author="Guohan Lu" w:date="2017-01-05T00:07:00Z">
        <w:r>
          <w:t>Q bridge is supported. The spec currently do not allow to create new 1Q bridge other than the default 1Q bridge.</w:t>
        </w:r>
      </w:ins>
    </w:p>
    <w:p w14:paraId="76140A20" w14:textId="77777777" w:rsidR="00034CD3" w:rsidRDefault="00034CD3" w:rsidP="00034CD3">
      <w:pPr>
        <w:pStyle w:val="Heading1"/>
      </w:pPr>
      <w:bookmarkStart w:id="231" w:name="_Toc471401278"/>
      <w:r>
        <w:t>Sub port interface</w:t>
      </w:r>
      <w:bookmarkEnd w:id="231"/>
      <w:r>
        <w:t xml:space="preserve">  </w:t>
      </w:r>
    </w:p>
    <w:p w14:paraId="79D57564" w14:textId="14871759" w:rsidR="00034CD3" w:rsidRDefault="00034CD3" w:rsidP="00034CD3">
      <w:r>
        <w:t>Ability to define an interface base</w:t>
      </w:r>
      <w:r w:rsidR="00205C63">
        <w:t>d</w:t>
      </w:r>
      <w:r>
        <w:t xml:space="preserve"> on {port,vlan} w</w:t>
      </w:r>
      <w:r w:rsidR="00205C63">
        <w:t>h</w:t>
      </w:r>
      <w:r>
        <w:t xml:space="preserve">ere interface can be router interface or bridge interface     </w:t>
      </w:r>
    </w:p>
    <w:p w14:paraId="0D0582A1" w14:textId="77777777" w:rsidR="001A6634" w:rsidRDefault="001A6634" w:rsidP="00696701"/>
    <w:commentRangeStart w:id="232"/>
    <w:commentRangeStart w:id="233"/>
    <w:p w14:paraId="2771135C" w14:textId="77777777" w:rsidR="004C754F" w:rsidRDefault="00E263BB" w:rsidP="004C754F">
      <w:r w:rsidRPr="00095F67">
        <w:object w:dxaOrig="23002" w:dyaOrig="11607" w14:anchorId="2C8D2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272.25pt" o:ole="">
            <v:imagedata r:id="rId9" o:title=""/>
          </v:shape>
          <o:OLEObject Type="Embed" ProgID="Visio.Drawing.11" ShapeID="_x0000_i1025" DrawAspect="Content" ObjectID="_1545149326" r:id="rId10"/>
        </w:object>
      </w:r>
      <w:commentRangeEnd w:id="232"/>
      <w:r w:rsidR="00CF2C17">
        <w:rPr>
          <w:rStyle w:val="CommentReference"/>
        </w:rPr>
        <w:commentReference w:id="232"/>
      </w:r>
      <w:commentRangeEnd w:id="233"/>
      <w:r w:rsidR="00F70D94">
        <w:rPr>
          <w:rStyle w:val="CommentReference"/>
        </w:rPr>
        <w:commentReference w:id="233"/>
      </w:r>
    </w:p>
    <w:p w14:paraId="38008517" w14:textId="77777777" w:rsidR="004C754F" w:rsidRDefault="004C754F" w:rsidP="004C754F">
      <w:pPr>
        <w:pStyle w:val="Heading2"/>
      </w:pPr>
      <w:bookmarkStart w:id="234" w:name="_Toc471401279"/>
      <w:r>
        <w:t>New port type attribute</w:t>
      </w:r>
      <w:bookmarkEnd w:id="234"/>
      <w:r>
        <w:t xml:space="preserve"> </w:t>
      </w:r>
    </w:p>
    <w:p w14:paraId="06FEA6F0" w14:textId="77777777" w:rsidR="004C754F" w:rsidRDefault="004C754F" w:rsidP="004C754F">
      <w:r>
        <w:t>Control on the port mode optional modes</w:t>
      </w:r>
    </w:p>
    <w:p w14:paraId="72570805" w14:textId="77777777" w:rsidR="004C754F" w:rsidRDefault="004C754F" w:rsidP="004C754F">
      <w:pPr>
        <w:pStyle w:val="ListParagraph"/>
        <w:numPr>
          <w:ilvl w:val="0"/>
          <w:numId w:val="25"/>
        </w:numPr>
      </w:pPr>
      <w:r>
        <w:t xml:space="preserve">Port – legacy </w:t>
      </w:r>
    </w:p>
    <w:p w14:paraId="0FDBA8EC" w14:textId="77777777" w:rsidR="004C754F" w:rsidRDefault="00BE1BA3" w:rsidP="004C754F">
      <w:pPr>
        <w:pStyle w:val="ListParagraph"/>
        <w:numPr>
          <w:ilvl w:val="0"/>
          <w:numId w:val="25"/>
        </w:numPr>
      </w:pPr>
      <w:r>
        <w:t>Sub port- port is split</w:t>
      </w:r>
      <w:r w:rsidR="004C754F">
        <w:t xml:space="preserve"> into logical interfaces</w:t>
      </w:r>
      <w:r>
        <w:t>,</w:t>
      </w:r>
      <w:r w:rsidR="004C754F">
        <w:t xml:space="preserve"> each interface is define</w:t>
      </w:r>
      <w:r>
        <w:t>d</w:t>
      </w:r>
      <w:r w:rsidR="004C754F">
        <w:t xml:space="preserve"> by {port,vlan} </w:t>
      </w:r>
    </w:p>
    <w:p w14:paraId="78EC1802" w14:textId="77777777" w:rsidR="00BC2AE2" w:rsidRDefault="0006687C" w:rsidP="00BC2AE2">
      <w:pPr>
        <w:pStyle w:val="Heading2"/>
      </w:pPr>
      <w:bookmarkStart w:id="235" w:name="_Toc471401280"/>
      <w:commentRangeStart w:id="236"/>
      <w:commentRangeStart w:id="237"/>
      <w:r>
        <w:lastRenderedPageBreak/>
        <w:t>Example</w:t>
      </w:r>
      <w:r w:rsidR="00EA5506">
        <w:t xml:space="preserve"> </w:t>
      </w:r>
      <w:commentRangeEnd w:id="236"/>
      <w:r w:rsidR="00CF2C17">
        <w:rPr>
          <w:rStyle w:val="CommentReference"/>
          <w:rFonts w:ascii="Calibri" w:eastAsiaTheme="minorEastAsia" w:hAnsi="Calibri" w:cstheme="minorBidi"/>
          <w:bCs w:val="0"/>
          <w:color w:val="auto"/>
        </w:rPr>
        <w:commentReference w:id="236"/>
      </w:r>
      <w:commentRangeEnd w:id="237"/>
      <w:r w:rsidR="00F70D94">
        <w:rPr>
          <w:rStyle w:val="CommentReference"/>
          <w:rFonts w:ascii="Calibri" w:eastAsiaTheme="minorEastAsia" w:hAnsi="Calibri" w:cstheme="minorBidi"/>
          <w:bCs w:val="0"/>
          <w:color w:val="auto"/>
        </w:rPr>
        <w:commentReference w:id="237"/>
      </w:r>
      <w:r w:rsidR="00EA5506">
        <w:t xml:space="preserve">- </w:t>
      </w:r>
      <w:r w:rsidR="00BC2AE2">
        <w:t>Router sub port flow</w:t>
      </w:r>
      <w:bookmarkEnd w:id="235"/>
      <w:r w:rsidR="00BC2AE2">
        <w:t xml:space="preserve"> </w:t>
      </w:r>
    </w:p>
    <w:commentRangeStart w:id="238"/>
    <w:commentRangeStart w:id="239"/>
    <w:p w14:paraId="1462005C" w14:textId="77777777" w:rsidR="00EA5506" w:rsidRDefault="00EA5506" w:rsidP="00C136F4">
      <w:r>
        <w:object w:dxaOrig="21742" w:dyaOrig="7685" w14:anchorId="3E037E9D">
          <v:shape id="_x0000_i1026" type="#_x0000_t75" style="width:543.75pt;height:192.75pt" o:ole="">
            <v:imagedata r:id="rId13" o:title=""/>
          </v:shape>
          <o:OLEObject Type="Embed" ProgID="Visio.Drawing.15" ShapeID="_x0000_i1026" DrawAspect="Content" ObjectID="_1545149327" r:id="rId14"/>
        </w:object>
      </w:r>
      <w:commentRangeEnd w:id="238"/>
      <w:r w:rsidR="005521CB">
        <w:rPr>
          <w:rStyle w:val="CommentReference"/>
        </w:rPr>
        <w:commentReference w:id="238"/>
      </w:r>
      <w:commentRangeEnd w:id="239"/>
      <w:r w:rsidR="005801E7">
        <w:rPr>
          <w:rStyle w:val="CommentReference"/>
        </w:rPr>
        <w:commentReference w:id="239"/>
      </w:r>
    </w:p>
    <w:p w14:paraId="0EB4982D" w14:textId="77777777" w:rsidR="00E263BB" w:rsidRDefault="0006687C" w:rsidP="00EA5506">
      <w:pPr>
        <w:pStyle w:val="Heading1"/>
      </w:pPr>
      <w:bookmarkStart w:id="240" w:name="_Toc471401281"/>
      <w:r>
        <w:t>Non v</w:t>
      </w:r>
      <w:r w:rsidR="004C754F">
        <w:t xml:space="preserve">lan aware bridge </w:t>
      </w:r>
      <w:r w:rsidR="00E263BB">
        <w:t>domains (</w:t>
      </w:r>
      <w:r w:rsidR="004C754F">
        <w:t xml:space="preserve">.1D </w:t>
      </w:r>
      <w:r>
        <w:t>Bridges</w:t>
      </w:r>
      <w:r w:rsidR="00E263BB">
        <w:t>)</w:t>
      </w:r>
      <w:bookmarkEnd w:id="240"/>
      <w:r w:rsidR="004C754F">
        <w:t xml:space="preserve">   </w:t>
      </w:r>
    </w:p>
    <w:p w14:paraId="413EA627" w14:textId="77777777" w:rsidR="00E263BB" w:rsidRDefault="00E263BB" w:rsidP="00E263BB">
      <w:r>
        <w:t>Increase SAI 4k vlan broadcast domain by adding multiple vlan unaware bridges (.1D</w:t>
      </w:r>
      <w:r w:rsidR="0006687C">
        <w:t>) to the existing v</w:t>
      </w:r>
      <w:r>
        <w:t>lan aware bridge (1.Q)</w:t>
      </w:r>
    </w:p>
    <w:p w14:paraId="1B78FBAA" w14:textId="77777777" w:rsidR="00E263BB" w:rsidRDefault="00E263BB" w:rsidP="00E263BB">
      <w:r>
        <w:t xml:space="preserve">Add ability </w:t>
      </w:r>
      <w:r w:rsidR="0006687C">
        <w:t>to create Non vlan aware bridge object</w:t>
      </w:r>
      <w:r>
        <w:t xml:space="preserve"> </w:t>
      </w:r>
    </w:p>
    <w:p w14:paraId="0B5B65E7" w14:textId="77777777" w:rsidR="00E263BB" w:rsidRDefault="00EA5506" w:rsidP="00E263BB">
      <w:r>
        <w:t xml:space="preserve">Add ability to </w:t>
      </w:r>
      <w:r w:rsidR="0006687C">
        <w:t>bind an</w:t>
      </w:r>
      <w:r w:rsidR="00E263BB">
        <w:t xml:space="preserve"> "interface" to the a .1D bridge</w:t>
      </w:r>
    </w:p>
    <w:p w14:paraId="4C610AC9" w14:textId="77777777" w:rsidR="00E263BB" w:rsidRDefault="00E263BB" w:rsidP="00E263BB">
      <w:pPr>
        <w:pStyle w:val="ListParagraph"/>
        <w:numPr>
          <w:ilvl w:val="0"/>
          <w:numId w:val="26"/>
        </w:numPr>
      </w:pPr>
      <w:commentRangeStart w:id="241"/>
      <w:commentRangeStart w:id="242"/>
      <w:r>
        <w:t xml:space="preserve">only interface type {port,vlan}   </w:t>
      </w:r>
      <w:commentRangeEnd w:id="241"/>
      <w:r w:rsidR="005521CB">
        <w:rPr>
          <w:rStyle w:val="CommentReference"/>
        </w:rPr>
        <w:commentReference w:id="241"/>
      </w:r>
      <w:commentRangeEnd w:id="242"/>
      <w:r w:rsidR="005801E7">
        <w:rPr>
          <w:rStyle w:val="CommentReference"/>
        </w:rPr>
        <w:commentReference w:id="242"/>
      </w:r>
    </w:p>
    <w:p w14:paraId="41E79FE1" w14:textId="77777777" w:rsidR="0006687C" w:rsidRDefault="0006687C" w:rsidP="0006687C">
      <w:pPr>
        <w:pStyle w:val="ListParagraph"/>
      </w:pPr>
      <w:r>
        <w:t xml:space="preserve">Please note that since PVID assignment is done prior to the interface classification untagged packets </w:t>
      </w:r>
    </w:p>
    <w:p w14:paraId="6DED52ED" w14:textId="77777777" w:rsidR="0006687C" w:rsidRDefault="00385D41" w:rsidP="0006687C">
      <w:pPr>
        <w:pStyle w:val="ListParagraph"/>
      </w:pPr>
      <w:r>
        <w:t>can be classified</w:t>
      </w:r>
      <w:r w:rsidR="0006687C">
        <w:t xml:space="preserve"> base</w:t>
      </w:r>
      <w:r>
        <w:t>d</w:t>
      </w:r>
      <w:r w:rsidR="0006687C">
        <w:t xml:space="preserve"> on {port,PVID}  </w:t>
      </w:r>
    </w:p>
    <w:p w14:paraId="44934648" w14:textId="77777777" w:rsidR="004C754F" w:rsidRDefault="00A87CDE" w:rsidP="00BC2AE2">
      <w:pPr>
        <w:jc w:val="center"/>
      </w:pPr>
      <w:r w:rsidRPr="00034CD3">
        <w:object w:dxaOrig="14987" w:dyaOrig="15720" w14:anchorId="271D25AD">
          <v:shape id="_x0000_i1027" type="#_x0000_t75" style="width:351.75pt;height:369pt" o:ole="">
            <v:imagedata r:id="rId15" o:title=""/>
          </v:shape>
          <o:OLEObject Type="Embed" ProgID="Visio.Drawing.11" ShapeID="_x0000_i1027" DrawAspect="Content" ObjectID="_1545149328" r:id="rId16"/>
        </w:object>
      </w:r>
    </w:p>
    <w:p w14:paraId="60FC1F7B" w14:textId="77777777" w:rsidR="00BC2AE2" w:rsidRDefault="00BC2AE2" w:rsidP="00BC2AE2">
      <w:pPr>
        <w:pStyle w:val="Heading2"/>
      </w:pPr>
      <w:bookmarkStart w:id="243" w:name="_Toc471401282"/>
      <w:r>
        <w:t>Non Vlan aware bridge flows</w:t>
      </w:r>
      <w:bookmarkEnd w:id="243"/>
      <w:r>
        <w:t xml:space="preserve"> </w:t>
      </w:r>
    </w:p>
    <w:p w14:paraId="43509E08" w14:textId="77777777" w:rsidR="00BC2AE2" w:rsidRDefault="00EA5506" w:rsidP="00BC2AE2">
      <w:pPr>
        <w:jc w:val="center"/>
      </w:pPr>
      <w:r>
        <w:object w:dxaOrig="19977" w:dyaOrig="8812" w14:anchorId="243B331E">
          <v:shape id="_x0000_i1028" type="#_x0000_t75" style="width:539.25pt;height:237.75pt" o:ole="">
            <v:imagedata r:id="rId17" o:title=""/>
          </v:shape>
          <o:OLEObject Type="Embed" ProgID="Visio.Drawing.15" ShapeID="_x0000_i1028" DrawAspect="Content" ObjectID="_1545149329" r:id="rId18"/>
        </w:object>
      </w:r>
    </w:p>
    <w:p w14:paraId="06CB6569" w14:textId="77777777" w:rsidR="00BC2AE2" w:rsidRDefault="00BC2AE2" w:rsidP="00BC2AE2">
      <w:pPr>
        <w:jc w:val="center"/>
      </w:pPr>
    </w:p>
    <w:p w14:paraId="43FE3214" w14:textId="77777777" w:rsidR="00EA5506" w:rsidRDefault="00EA5506" w:rsidP="00EA5506">
      <w:pPr>
        <w:pStyle w:val="Heading1"/>
        <w:numPr>
          <w:ilvl w:val="0"/>
          <w:numId w:val="0"/>
        </w:numPr>
        <w:ind w:left="432"/>
      </w:pPr>
    </w:p>
    <w:p w14:paraId="09D4074E" w14:textId="77777777" w:rsidR="00034CD3" w:rsidRDefault="00696701" w:rsidP="00034CD3">
      <w:pPr>
        <w:pStyle w:val="Heading1"/>
      </w:pPr>
      <w:bookmarkStart w:id="244" w:name="_Toc471401283"/>
      <w:r>
        <w:t>Bridge port</w:t>
      </w:r>
      <w:r w:rsidR="00034CD3">
        <w:t>s</w:t>
      </w:r>
      <w:bookmarkEnd w:id="244"/>
    </w:p>
    <w:p w14:paraId="2628ED3D" w14:textId="77777777" w:rsidR="00EA5506" w:rsidRDefault="00EA5506" w:rsidP="00EA5506">
      <w:r>
        <w:t>In order build a discrete pipeline and well define</w:t>
      </w:r>
      <w:r w:rsidR="00B16BBB">
        <w:t>d</w:t>
      </w:r>
      <w:r>
        <w:t xml:space="preserve"> layers</w:t>
      </w:r>
      <w:r w:rsidR="00B16BBB">
        <w:t>,</w:t>
      </w:r>
      <w:r>
        <w:t xml:space="preserve"> additional set of object are needed </w:t>
      </w:r>
      <w:r w:rsidR="00B16BBB">
        <w:t>- Bridge ports.</w:t>
      </w:r>
      <w:r>
        <w:t xml:space="preserve"> Currently when entering the switch we have -&gt; ingress port /LAG</w:t>
      </w:r>
      <w:r w:rsidR="00B16BBB">
        <w:t>, w</w:t>
      </w:r>
      <w:r>
        <w:t>hen entering a router we have SAI RIF</w:t>
      </w:r>
      <w:r w:rsidR="00B16BBB">
        <w:t>.</w:t>
      </w:r>
      <w:r>
        <w:t xml:space="preserve"> A bridge port object is missing</w:t>
      </w:r>
      <w:r w:rsidR="00B16BBB">
        <w:t>.</w:t>
      </w:r>
    </w:p>
    <w:p w14:paraId="0B2215F4" w14:textId="77777777" w:rsidR="00B10A85" w:rsidRDefault="00B10A85" w:rsidP="00B10A85">
      <w:pPr>
        <w:pStyle w:val="Heading2"/>
      </w:pPr>
      <w:bookmarkStart w:id="245" w:name="_Toc471401284"/>
      <w:r>
        <w:t>SAI bridge/router object current state</w:t>
      </w:r>
      <w:bookmarkEnd w:id="245"/>
      <w:r>
        <w:t xml:space="preserve"> </w:t>
      </w:r>
    </w:p>
    <w:p w14:paraId="35B0EE7C" w14:textId="77777777" w:rsidR="00095F67" w:rsidRDefault="00095F67" w:rsidP="00EA5506"/>
    <w:commentRangeStart w:id="246"/>
    <w:commentRangeStart w:id="247"/>
    <w:p w14:paraId="5FB9D167" w14:textId="77777777" w:rsidR="00B10A85" w:rsidRDefault="00A87CDE" w:rsidP="00B10A85">
      <w:pPr>
        <w:jc w:val="center"/>
      </w:pPr>
      <w:r w:rsidRPr="00095F67">
        <w:object w:dxaOrig="19185" w:dyaOrig="14982" w14:anchorId="0E24D480">
          <v:shape id="_x0000_i1029" type="#_x0000_t75" style="width:327pt;height:255.75pt" o:ole="">
            <v:imagedata r:id="rId19" o:title=""/>
          </v:shape>
          <o:OLEObject Type="Embed" ProgID="Visio.Drawing.11" ShapeID="_x0000_i1029" DrawAspect="Content" ObjectID="_1545149330" r:id="rId20"/>
        </w:object>
      </w:r>
      <w:commentRangeEnd w:id="246"/>
      <w:r w:rsidR="005521CB">
        <w:rPr>
          <w:rStyle w:val="CommentReference"/>
        </w:rPr>
        <w:commentReference w:id="246"/>
      </w:r>
      <w:commentRangeEnd w:id="247"/>
      <w:r w:rsidR="00F70D94">
        <w:rPr>
          <w:rStyle w:val="CommentReference"/>
        </w:rPr>
        <w:commentReference w:id="247"/>
      </w:r>
    </w:p>
    <w:p w14:paraId="76A34BC2" w14:textId="77777777" w:rsidR="00B10A85" w:rsidRDefault="00B10A85" w:rsidP="00B10A85">
      <w:pPr>
        <w:jc w:val="center"/>
      </w:pPr>
    </w:p>
    <w:p w14:paraId="719E4E87" w14:textId="77777777" w:rsidR="00B10A85" w:rsidRDefault="00B10A85" w:rsidP="00B10A85">
      <w:pPr>
        <w:pStyle w:val="Heading2"/>
      </w:pPr>
      <w:bookmarkStart w:id="248" w:name="_Toc471401285"/>
      <w:r>
        <w:lastRenderedPageBreak/>
        <w:t>SAI bridge/router object proposed state</w:t>
      </w:r>
      <w:bookmarkEnd w:id="248"/>
      <w:r>
        <w:t xml:space="preserve"> </w:t>
      </w:r>
    </w:p>
    <w:p w14:paraId="61379763" w14:textId="77777777" w:rsidR="00B10A85" w:rsidRDefault="00A87CDE" w:rsidP="00B10A85">
      <w:pPr>
        <w:jc w:val="center"/>
      </w:pPr>
      <w:r w:rsidRPr="00095F67">
        <w:object w:dxaOrig="20100" w:dyaOrig="18058" w14:anchorId="35F8FABB">
          <v:shape id="_x0000_i1030" type="#_x0000_t75" style="width:342.75pt;height:308.25pt" o:ole="">
            <v:imagedata r:id="rId21" o:title=""/>
          </v:shape>
          <o:OLEObject Type="Embed" ProgID="Visio.Drawing.11" ShapeID="_x0000_i1030" DrawAspect="Content" ObjectID="_1545149331" r:id="rId22"/>
        </w:object>
      </w:r>
    </w:p>
    <w:p w14:paraId="2CB7A508" w14:textId="77777777" w:rsidR="00B10A85" w:rsidRDefault="00B10A85" w:rsidP="00B10A85">
      <w:pPr>
        <w:jc w:val="center"/>
      </w:pPr>
    </w:p>
    <w:p w14:paraId="1C42E53F" w14:textId="77777777" w:rsidR="00696701" w:rsidRDefault="00034CD3" w:rsidP="00B10A85">
      <w:pPr>
        <w:pStyle w:val="Heading2"/>
      </w:pPr>
      <w:bookmarkStart w:id="249" w:name="_Toc471401286"/>
      <w:r>
        <w:t xml:space="preserve">Bridge port </w:t>
      </w:r>
      <w:r w:rsidR="00EA5506">
        <w:t>type types</w:t>
      </w:r>
      <w:bookmarkEnd w:id="249"/>
    </w:p>
    <w:p w14:paraId="4D616459" w14:textId="77777777" w:rsidR="00696701" w:rsidRDefault="00696701" w:rsidP="00696701">
      <w:r>
        <w:t>Port – represent</w:t>
      </w:r>
      <w:r w:rsidR="00231F58">
        <w:t>s</w:t>
      </w:r>
      <w:r>
        <w:t xml:space="preserve"> phy port or LAG traditional .1Q bridge port  </w:t>
      </w:r>
    </w:p>
    <w:p w14:paraId="2C538898" w14:textId="77777777" w:rsidR="00696701" w:rsidRDefault="00696701" w:rsidP="00696701">
      <w:r>
        <w:t>Vpo</w:t>
      </w:r>
      <w:r w:rsidR="00231F58">
        <w:t xml:space="preserve">rt - represents phy port or LAG vlan </w:t>
      </w:r>
      <w:r>
        <w:t>.</w:t>
      </w:r>
      <w:commentRangeStart w:id="250"/>
      <w:commentRangeStart w:id="251"/>
      <w:r>
        <w:t>1</w:t>
      </w:r>
      <w:r w:rsidR="005801E7">
        <w:t>D</w:t>
      </w:r>
      <w:r w:rsidR="00231F58">
        <w:t xml:space="preserve"> bridge port</w:t>
      </w:r>
      <w:r>
        <w:t xml:space="preserve"> </w:t>
      </w:r>
      <w:commentRangeEnd w:id="250"/>
      <w:r w:rsidR="005521CB">
        <w:rPr>
          <w:rStyle w:val="CommentReference"/>
        </w:rPr>
        <w:commentReference w:id="250"/>
      </w:r>
      <w:commentRangeEnd w:id="251"/>
      <w:r w:rsidR="005801E7">
        <w:rPr>
          <w:rStyle w:val="CommentReference"/>
        </w:rPr>
        <w:commentReference w:id="251"/>
      </w:r>
      <w:r>
        <w:t xml:space="preserve">interface   </w:t>
      </w:r>
    </w:p>
    <w:p w14:paraId="1BABF607" w14:textId="77777777" w:rsidR="00696701" w:rsidRDefault="00696701" w:rsidP="00696701">
      <w:r>
        <w:t>Router - represent</w:t>
      </w:r>
      <w:r w:rsidR="00231F58">
        <w:t>s</w:t>
      </w:r>
      <w:r>
        <w:t xml:space="preserve"> the port that connect</w:t>
      </w:r>
      <w:r w:rsidR="00231F58">
        <w:t>s</w:t>
      </w:r>
      <w:r>
        <w:t xml:space="preserve"> the bridge to the router  </w:t>
      </w:r>
    </w:p>
    <w:p w14:paraId="2F0A36F9" w14:textId="77777777" w:rsidR="00696701" w:rsidRDefault="00696701" w:rsidP="00696701">
      <w:r>
        <w:t>Tunnel - represent</w:t>
      </w:r>
      <w:r w:rsidR="00231F58">
        <w:t>s</w:t>
      </w:r>
      <w:r>
        <w:t xml:space="preserve"> the port that connect</w:t>
      </w:r>
      <w:r w:rsidR="00231F58">
        <w:t>s</w:t>
      </w:r>
      <w:r>
        <w:t xml:space="preserve"> the bridge to tunnel  </w:t>
      </w:r>
    </w:p>
    <w:p w14:paraId="35EBAC6C" w14:textId="77777777" w:rsidR="001A6634" w:rsidRDefault="001A6634" w:rsidP="00696701"/>
    <w:p w14:paraId="2D428D64" w14:textId="77777777" w:rsidR="001A6634" w:rsidRPr="00696701" w:rsidRDefault="001A6634" w:rsidP="00696701">
      <w:r>
        <w:object w:dxaOrig="19977" w:dyaOrig="8812" w14:anchorId="2BB7B5AC">
          <v:shape id="_x0000_i1031" type="#_x0000_t75" style="width:539.25pt;height:237.75pt" o:ole="">
            <v:imagedata r:id="rId23" o:title=""/>
          </v:shape>
          <o:OLEObject Type="Embed" ProgID="Visio.Drawing.15" ShapeID="_x0000_i1031" DrawAspect="Content" ObjectID="_1545149332" r:id="rId24"/>
        </w:object>
      </w:r>
    </w:p>
    <w:p w14:paraId="6D370D37" w14:textId="77777777" w:rsidR="00A27EDF" w:rsidRDefault="00A27EDF" w:rsidP="00E352C6">
      <w:r>
        <w:t xml:space="preserve">. </w:t>
      </w:r>
    </w:p>
    <w:p w14:paraId="7402F9A7" w14:textId="77777777" w:rsidR="00A27EDF" w:rsidRDefault="00A27EDF" w:rsidP="00E352C6">
      <w:r>
        <w:t xml:space="preserve"> </w:t>
      </w:r>
    </w:p>
    <w:p w14:paraId="3130737B" w14:textId="77777777" w:rsidR="001A6634" w:rsidRDefault="001A6634" w:rsidP="001A6634">
      <w:pPr>
        <w:pStyle w:val="Heading3"/>
      </w:pPr>
      <w:bookmarkStart w:id="252" w:name="_Toc471401287"/>
      <w:r>
        <w:lastRenderedPageBreak/>
        <w:t>Bridge port type - Port</w:t>
      </w:r>
      <w:bookmarkEnd w:id="252"/>
      <w:r>
        <w:t xml:space="preserve"> </w:t>
      </w:r>
    </w:p>
    <w:p w14:paraId="2ACAFA3F" w14:textId="77777777" w:rsidR="001A6634" w:rsidRDefault="001A6634" w:rsidP="001A6634">
      <w:commentRangeStart w:id="253"/>
      <w:commentRangeStart w:id="254"/>
      <w:r>
        <w:t>Represent</w:t>
      </w:r>
      <w:r w:rsidR="00D13782">
        <w:t>s</w:t>
      </w:r>
      <w:r>
        <w:t xml:space="preserve"> phy port or LAG traditional .1Q bridge port  </w:t>
      </w:r>
      <w:commentRangeEnd w:id="253"/>
      <w:r w:rsidR="005521CB">
        <w:rPr>
          <w:rStyle w:val="CommentReference"/>
        </w:rPr>
        <w:commentReference w:id="253"/>
      </w:r>
      <w:commentRangeEnd w:id="254"/>
      <w:r w:rsidR="005801E7">
        <w:rPr>
          <w:rStyle w:val="CommentReference"/>
        </w:rPr>
        <w:commentReference w:id="254"/>
      </w:r>
    </w:p>
    <w:p w14:paraId="47EEFE14" w14:textId="77777777" w:rsidR="001A6634" w:rsidRDefault="001A6634" w:rsidP="001A6634">
      <w:commentRangeStart w:id="255"/>
      <w:commentRangeStart w:id="256"/>
      <w:r>
        <w:t xml:space="preserve">Can be added into .1Q Bridge only </w:t>
      </w:r>
      <w:commentRangeEnd w:id="255"/>
      <w:r w:rsidR="005521CB">
        <w:rPr>
          <w:rStyle w:val="CommentReference"/>
        </w:rPr>
        <w:commentReference w:id="255"/>
      </w:r>
      <w:commentRangeEnd w:id="256"/>
      <w:r w:rsidR="005801E7">
        <w:rPr>
          <w:rStyle w:val="CommentReference"/>
        </w:rPr>
        <w:commentReference w:id="256"/>
      </w:r>
    </w:p>
    <w:p w14:paraId="36963223" w14:textId="77777777" w:rsidR="00E352C6" w:rsidRDefault="00E352C6" w:rsidP="001A6634">
      <w:r>
        <w:t>Can be binded only form a port mode {port}</w:t>
      </w:r>
    </w:p>
    <w:p w14:paraId="3B0E3FA2" w14:textId="77777777" w:rsidR="001A6634" w:rsidRDefault="001A6634" w:rsidP="001A6634">
      <w:r>
        <w:t>By default all port</w:t>
      </w:r>
      <w:r w:rsidR="00D13782">
        <w:t>s</w:t>
      </w:r>
      <w:r>
        <w:t xml:space="preserve"> will have a corresponding bride port add</w:t>
      </w:r>
      <w:r w:rsidR="00D13782">
        <w:t>ed</w:t>
      </w:r>
      <w:r>
        <w:t xml:space="preserve"> to the default 1.q bridge </w:t>
      </w:r>
    </w:p>
    <w:p w14:paraId="2CABF84E" w14:textId="77777777" w:rsidR="00E352C6" w:rsidRDefault="00E352C6" w:rsidP="001A6634">
      <w:r>
        <w:t>Valid attribute:</w:t>
      </w:r>
    </w:p>
    <w:p w14:paraId="5C6182A1" w14:textId="77777777" w:rsidR="00E352C6" w:rsidRDefault="00E352C6" w:rsidP="001A6634"/>
    <w:p w14:paraId="23DD4078" w14:textId="77777777" w:rsidR="001A6634" w:rsidRDefault="001A6634" w:rsidP="001A6634">
      <w:r>
        <w:t xml:space="preserve">  </w:t>
      </w:r>
      <w:r w:rsidR="000C6277">
        <w:object w:dxaOrig="20325" w:dyaOrig="8563" w14:anchorId="41C143E0">
          <v:shape id="_x0000_i1032" type="#_x0000_t75" style="width:511.5pt;height:215.25pt" o:ole="">
            <v:imagedata r:id="rId25" o:title=""/>
          </v:shape>
          <o:OLEObject Type="Embed" ProgID="Visio.Drawing.15" ShapeID="_x0000_i1032" DrawAspect="Content" ObjectID="_1545149333" r:id="rId26"/>
        </w:object>
      </w:r>
      <w:r>
        <w:t xml:space="preserve">  </w:t>
      </w:r>
    </w:p>
    <w:p w14:paraId="79FEF73C" w14:textId="77777777" w:rsidR="001A6634" w:rsidRDefault="001A6634" w:rsidP="001A6634">
      <w:pPr>
        <w:pStyle w:val="Heading3"/>
      </w:pPr>
      <w:bookmarkStart w:id="257" w:name="_Toc471401288"/>
      <w:r>
        <w:t xml:space="preserve">Bridge </w:t>
      </w:r>
      <w:r w:rsidR="00E352C6">
        <w:t>v</w:t>
      </w:r>
      <w:r>
        <w:t xml:space="preserve">port type </w:t>
      </w:r>
      <w:r w:rsidR="00E352C6">
        <w:t>–</w:t>
      </w:r>
      <w:r>
        <w:t xml:space="preserve"> </w:t>
      </w:r>
      <w:r w:rsidR="00E352C6">
        <w:t xml:space="preserve">{ </w:t>
      </w:r>
      <w:r>
        <w:t>Port , vlan</w:t>
      </w:r>
      <w:r w:rsidR="00E352C6">
        <w:t>}</w:t>
      </w:r>
      <w:bookmarkEnd w:id="257"/>
      <w:r>
        <w:t xml:space="preserve"> </w:t>
      </w:r>
    </w:p>
    <w:p w14:paraId="455FA91D" w14:textId="77777777" w:rsidR="001A6634" w:rsidRDefault="001A6634" w:rsidP="00E352C6">
      <w:r>
        <w:t>Represent</w:t>
      </w:r>
      <w:r w:rsidR="00D13782">
        <w:t>s</w:t>
      </w:r>
      <w:r>
        <w:t xml:space="preserve"> phy port or LAG </w:t>
      </w:r>
      <w:r w:rsidR="00E352C6">
        <w:t xml:space="preserve">.vlan  </w:t>
      </w:r>
    </w:p>
    <w:p w14:paraId="01E7A22B" w14:textId="77777777" w:rsidR="001A6634" w:rsidRDefault="001A6634" w:rsidP="001A6634">
      <w:r>
        <w:t>Can</w:t>
      </w:r>
      <w:r w:rsidR="00E352C6">
        <w:t xml:space="preserve"> be </w:t>
      </w:r>
      <w:r w:rsidR="004F3455">
        <w:t>added into</w:t>
      </w:r>
      <w:r w:rsidR="00E352C6">
        <w:t xml:space="preserve"> .1D</w:t>
      </w:r>
      <w:r>
        <w:t xml:space="preserve"> Bridge only </w:t>
      </w:r>
    </w:p>
    <w:p w14:paraId="2E44FCED" w14:textId="77777777" w:rsidR="00E352C6" w:rsidRDefault="00E352C6" w:rsidP="00E352C6">
      <w:r>
        <w:t>Can be binded only form a port mode {vport}</w:t>
      </w:r>
    </w:p>
    <w:p w14:paraId="27A7D782" w14:textId="77777777" w:rsidR="00132B6D" w:rsidRDefault="000C6277" w:rsidP="00E352C6">
      <w:r>
        <w:object w:dxaOrig="18812" w:dyaOrig="9629" w14:anchorId="2E55D1A7">
          <v:shape id="_x0000_i1033" type="#_x0000_t75" style="width:486pt;height:249pt" o:ole="">
            <v:imagedata r:id="rId27" o:title=""/>
          </v:shape>
          <o:OLEObject Type="Embed" ProgID="Visio.Drawing.15" ShapeID="_x0000_i1033" DrawAspect="Content" ObjectID="_1545149334" r:id="rId28"/>
        </w:object>
      </w:r>
    </w:p>
    <w:p w14:paraId="6D0364AD" w14:textId="77777777" w:rsidR="001A6634" w:rsidRDefault="001A6634" w:rsidP="00A27EDF">
      <w:pPr>
        <w:pStyle w:val="Heading3"/>
      </w:pPr>
      <w:bookmarkStart w:id="258" w:name="_Toc471401289"/>
      <w:r>
        <w:t xml:space="preserve">Bridge </w:t>
      </w:r>
      <w:r w:rsidR="00A27EDF">
        <w:t>port type-</w:t>
      </w:r>
      <w:r w:rsidR="00A27EDF" w:rsidRPr="00A27EDF">
        <w:t xml:space="preserve"> </w:t>
      </w:r>
      <w:r w:rsidR="00A27EDF">
        <w:t>router</w:t>
      </w:r>
      <w:bookmarkEnd w:id="258"/>
      <w:r w:rsidR="00A27EDF">
        <w:t xml:space="preserve">  </w:t>
      </w:r>
    </w:p>
    <w:p w14:paraId="363A2182" w14:textId="77777777" w:rsidR="00A27EDF" w:rsidRDefault="001A6634" w:rsidP="001A6634">
      <w:r>
        <w:t>Represent</w:t>
      </w:r>
      <w:r w:rsidR="00954E80">
        <w:t>s</w:t>
      </w:r>
      <w:r>
        <w:t xml:space="preserve"> </w:t>
      </w:r>
      <w:r w:rsidR="00954E80">
        <w:t>the</w:t>
      </w:r>
      <w:r w:rsidR="00A27EDF">
        <w:t xml:space="preserve"> bridge port connect</w:t>
      </w:r>
      <w:r w:rsidR="00954E80">
        <w:t>ion</w:t>
      </w:r>
      <w:r w:rsidR="00A27EDF">
        <w:t xml:space="preserve"> to the router </w:t>
      </w:r>
    </w:p>
    <w:p w14:paraId="6F2437FD" w14:textId="77777777" w:rsidR="00A27EDF" w:rsidRDefault="00A27EDF" w:rsidP="001A6634">
      <w:r>
        <w:t xml:space="preserve">Two types of router bridge port </w:t>
      </w:r>
    </w:p>
    <w:p w14:paraId="5B84D4DA" w14:textId="77777777" w:rsidR="00A27EDF" w:rsidRDefault="00A27EDF" w:rsidP="001A6634">
      <w:r>
        <w:t>.</w:t>
      </w:r>
      <w:r w:rsidR="00954E80">
        <w:t>1</w:t>
      </w:r>
      <w:r>
        <w:t>Q router bridge port</w:t>
      </w:r>
      <w:r w:rsidR="000E6A4F">
        <w:t xml:space="preserve">- a single port representing all router Vlan interfaces  </w:t>
      </w:r>
      <w:r>
        <w:t xml:space="preserve"> </w:t>
      </w:r>
    </w:p>
    <w:p w14:paraId="11E6976C" w14:textId="77777777" w:rsidR="00A27EDF" w:rsidRDefault="00A27EDF" w:rsidP="001A6634"/>
    <w:p w14:paraId="564BD71C" w14:textId="77777777" w:rsidR="001A6634" w:rsidRDefault="00954E80" w:rsidP="000E6A4F">
      <w:r>
        <w:lastRenderedPageBreak/>
        <w:t xml:space="preserve">Per bridge </w:t>
      </w:r>
      <w:r w:rsidR="00A27EDF">
        <w:t>.</w:t>
      </w:r>
      <w:r>
        <w:t xml:space="preserve">1D router bridge port per </w:t>
      </w:r>
      <w:r w:rsidR="000E6A4F">
        <w:t>.</w:t>
      </w:r>
      <w:r>
        <w:t>1</w:t>
      </w:r>
      <w:r w:rsidR="000E6A4F">
        <w:t xml:space="preserve">D bridge port </w:t>
      </w:r>
    </w:p>
    <w:p w14:paraId="368834F3" w14:textId="77777777" w:rsidR="000E6A4F" w:rsidRDefault="000E6A4F" w:rsidP="000E6A4F"/>
    <w:p w14:paraId="226417B6" w14:textId="77777777" w:rsidR="0005191A" w:rsidRDefault="00556913" w:rsidP="0005191A">
      <w:r>
        <w:object w:dxaOrig="20353" w:dyaOrig="11727" w14:anchorId="2D58AF03">
          <v:shape id="_x0000_i1034" type="#_x0000_t75" style="width:549.75pt;height:316.5pt" o:ole="">
            <v:imagedata r:id="rId29" o:title=""/>
          </v:shape>
          <o:OLEObject Type="Embed" ProgID="Visio.Drawing.15" ShapeID="_x0000_i1034" DrawAspect="Content" ObjectID="_1545149335" r:id="rId30"/>
        </w:object>
      </w:r>
    </w:p>
    <w:p w14:paraId="74EE54E4" w14:textId="77777777" w:rsidR="001A6634" w:rsidRDefault="001A6634" w:rsidP="0005191A">
      <w:pPr>
        <w:pStyle w:val="Heading3"/>
      </w:pPr>
      <w:bookmarkStart w:id="259" w:name="_Toc471401290"/>
      <w:r>
        <w:t xml:space="preserve">Bridge port type </w:t>
      </w:r>
      <w:r w:rsidR="00AB4049">
        <w:t>–</w:t>
      </w:r>
      <w:r>
        <w:t xml:space="preserve"> </w:t>
      </w:r>
      <w:r w:rsidR="00AB4049">
        <w:t>tunnel</w:t>
      </w:r>
      <w:bookmarkEnd w:id="259"/>
      <w:r w:rsidR="00AB4049">
        <w:t xml:space="preserve"> </w:t>
      </w:r>
    </w:p>
    <w:p w14:paraId="763B9C5F" w14:textId="77777777" w:rsidR="0005191A" w:rsidRDefault="0005191A" w:rsidP="0005191A">
      <w:r>
        <w:t>Represent</w:t>
      </w:r>
      <w:r w:rsidR="0030172F">
        <w:t>s the</w:t>
      </w:r>
      <w:r>
        <w:t xml:space="preserve"> bridge port connect</w:t>
      </w:r>
      <w:r w:rsidR="0030172F">
        <w:t>ion</w:t>
      </w:r>
      <w:r>
        <w:t xml:space="preserve"> to a tunnel </w:t>
      </w:r>
    </w:p>
    <w:p w14:paraId="67EAD7EE" w14:textId="77777777" w:rsidR="001A6634" w:rsidRDefault="0005191A" w:rsidP="0005191A">
      <w:r>
        <w:t xml:space="preserve">There is one to one mapping between the bride port and the tunnel  </w:t>
      </w:r>
    </w:p>
    <w:commentRangeStart w:id="260"/>
    <w:commentRangeStart w:id="261"/>
    <w:p w14:paraId="376AA332" w14:textId="77777777" w:rsidR="0005191A" w:rsidRDefault="00556913" w:rsidP="0005191A">
      <w:r>
        <w:object w:dxaOrig="20885" w:dyaOrig="11348" w14:anchorId="3E3EDA89">
          <v:shape id="_x0000_i1035" type="#_x0000_t75" style="width:540pt;height:293.25pt" o:ole="">
            <v:imagedata r:id="rId31" o:title=""/>
          </v:shape>
          <o:OLEObject Type="Embed" ProgID="Visio.Drawing.15" ShapeID="_x0000_i1035" DrawAspect="Content" ObjectID="_1545149336" r:id="rId32"/>
        </w:object>
      </w:r>
      <w:commentRangeEnd w:id="260"/>
      <w:r w:rsidR="00E946BD">
        <w:rPr>
          <w:rStyle w:val="CommentReference"/>
        </w:rPr>
        <w:commentReference w:id="260"/>
      </w:r>
      <w:commentRangeEnd w:id="261"/>
      <w:r w:rsidR="00963ED3">
        <w:rPr>
          <w:rStyle w:val="CommentReference"/>
        </w:rPr>
        <w:commentReference w:id="261"/>
      </w:r>
    </w:p>
    <w:p w14:paraId="110397EC" w14:textId="77777777" w:rsidR="001A6634" w:rsidRDefault="001A6634" w:rsidP="001A6634"/>
    <w:p w14:paraId="51E7FBA5" w14:textId="77777777" w:rsidR="00696701" w:rsidRPr="00696701" w:rsidRDefault="00696701" w:rsidP="00696701"/>
    <w:p w14:paraId="4BADCAA6" w14:textId="77777777" w:rsidR="00AC0EBB" w:rsidRDefault="00696701" w:rsidP="006E7377">
      <w:r>
        <w:t xml:space="preserve">     </w:t>
      </w:r>
    </w:p>
    <w:p w14:paraId="654416BF" w14:textId="77777777" w:rsidR="00696701" w:rsidRDefault="00696701" w:rsidP="00696701">
      <w:pPr>
        <w:pStyle w:val="Heading2"/>
      </w:pPr>
      <w:bookmarkStart w:id="262" w:name="_Toc471401291"/>
      <w:r>
        <w:t>Bridge attributes</w:t>
      </w:r>
      <w:bookmarkEnd w:id="262"/>
      <w:r>
        <w:t xml:space="preserve"> </w:t>
      </w:r>
    </w:p>
    <w:p w14:paraId="0029926E" w14:textId="77777777" w:rsidR="001A6634" w:rsidRDefault="001A6634" w:rsidP="001A6634">
      <w:r>
        <w:t xml:space="preserve">All bridge related attribute will move from port/LAG to bridge port object </w:t>
      </w:r>
    </w:p>
    <w:p w14:paraId="55E32ECC" w14:textId="77777777" w:rsidR="001A6634" w:rsidRDefault="001A6634" w:rsidP="001A6634">
      <w:r>
        <w:t xml:space="preserve">Bridge attribute </w:t>
      </w:r>
    </w:p>
    <w:p w14:paraId="078721BB" w14:textId="77777777" w:rsidR="001A6634" w:rsidRDefault="001A6634" w:rsidP="001A6634">
      <w:r>
        <w:t>STP</w:t>
      </w:r>
    </w:p>
    <w:p w14:paraId="6625A7B9" w14:textId="77777777" w:rsidR="001A6634" w:rsidRDefault="001A6634" w:rsidP="001A6634">
      <w:r>
        <w:t>Vlan objects</w:t>
      </w:r>
    </w:p>
    <w:p w14:paraId="4DA0452A" w14:textId="77777777" w:rsidR="00095F67" w:rsidRDefault="001A6634" w:rsidP="001A6634">
      <w:r>
        <w:t>…</w:t>
      </w:r>
    </w:p>
    <w:p w14:paraId="188A37BF" w14:textId="77777777" w:rsidR="00095F67" w:rsidRDefault="00095F67" w:rsidP="00095F67">
      <w:pPr>
        <w:pStyle w:val="Heading1"/>
      </w:pPr>
      <w:bookmarkStart w:id="263" w:name="_Toc471401292"/>
      <w:r>
        <w:t>Specification</w:t>
      </w:r>
      <w:bookmarkEnd w:id="263"/>
      <w:r>
        <w:t xml:space="preserve"> </w:t>
      </w:r>
    </w:p>
    <w:p w14:paraId="09896BEA" w14:textId="77777777" w:rsidR="001A6634" w:rsidRPr="001A6634" w:rsidRDefault="001A6634" w:rsidP="001A6634">
      <w:r>
        <w:t xml:space="preserve">  </w:t>
      </w:r>
    </w:p>
    <w:p w14:paraId="77FD9518" w14:textId="77777777" w:rsidR="00DE44B9" w:rsidRDefault="00A27EDF" w:rsidP="00A27EDF">
      <w:pPr>
        <w:pStyle w:val="Heading2"/>
      </w:pPr>
      <w:bookmarkStart w:id="264" w:name="_Toc471401293"/>
      <w:r w:rsidRPr="00A27EDF">
        <w:t>SAI port object</w:t>
      </w:r>
      <w:bookmarkEnd w:id="264"/>
      <w:r w:rsidRPr="00A27EDF">
        <w:t xml:space="preserve"> </w:t>
      </w:r>
    </w:p>
    <w:p w14:paraId="564DB68C" w14:textId="77777777" w:rsidR="00603B37" w:rsidRPr="001B350F" w:rsidRDefault="00603B37" w:rsidP="00603B37">
      <w:pPr>
        <w:pStyle w:val="code"/>
        <w:rPr>
          <w:b/>
          <w:bCs/>
        </w:rPr>
      </w:pPr>
      <w:r w:rsidRPr="001B350F">
        <w:rPr>
          <w:b/>
          <w:bCs/>
        </w:rPr>
        <w:t>typedef enum _sai_port_bind_</w:t>
      </w:r>
      <w:r w:rsidR="00D138A4">
        <w:rPr>
          <w:b/>
          <w:bCs/>
        </w:rPr>
        <w:t>mode_</w:t>
      </w:r>
      <w:r w:rsidRPr="001B350F">
        <w:rPr>
          <w:b/>
          <w:bCs/>
        </w:rPr>
        <w:t>attr_t</w:t>
      </w:r>
    </w:p>
    <w:p w14:paraId="7E610A5F" w14:textId="77777777" w:rsidR="00603B37" w:rsidRPr="001B350F" w:rsidRDefault="00603B37" w:rsidP="00603B37">
      <w:pPr>
        <w:pStyle w:val="code"/>
        <w:rPr>
          <w:b/>
          <w:bCs/>
        </w:rPr>
      </w:pPr>
      <w:r w:rsidRPr="001B350F">
        <w:rPr>
          <w:b/>
          <w:bCs/>
        </w:rPr>
        <w:t>{</w:t>
      </w:r>
    </w:p>
    <w:p w14:paraId="6BD7E5D4" w14:textId="77777777" w:rsidR="00603B37" w:rsidRPr="001B350F" w:rsidRDefault="00603B37" w:rsidP="00603B37">
      <w:pPr>
        <w:pStyle w:val="code"/>
        <w:rPr>
          <w:b/>
          <w:bCs/>
        </w:rPr>
      </w:pPr>
      <w:r w:rsidRPr="001B350F">
        <w:rPr>
          <w:b/>
          <w:bCs/>
        </w:rPr>
        <w:t xml:space="preserve">   </w:t>
      </w:r>
    </w:p>
    <w:p w14:paraId="5498F804" w14:textId="77777777" w:rsidR="00603B37" w:rsidRPr="001B350F" w:rsidRDefault="00603B37" w:rsidP="00603B37">
      <w:pPr>
        <w:pStyle w:val="code"/>
        <w:rPr>
          <w:b/>
          <w:bCs/>
        </w:rPr>
      </w:pPr>
      <w:r w:rsidRPr="001B350F">
        <w:rPr>
          <w:b/>
          <w:bCs/>
        </w:rPr>
        <w:t xml:space="preserve">    SAI_PORT_</w:t>
      </w:r>
      <w:r w:rsidR="007A3E66">
        <w:rPr>
          <w:b/>
          <w:bCs/>
        </w:rPr>
        <w:t>BIND_</w:t>
      </w:r>
      <w:r w:rsidRPr="001B350F">
        <w:rPr>
          <w:b/>
          <w:bCs/>
        </w:rPr>
        <w:t>MODE</w:t>
      </w:r>
      <w:r w:rsidR="007A3E66">
        <w:rPr>
          <w:b/>
          <w:bCs/>
        </w:rPr>
        <w:t>_PORT</w:t>
      </w:r>
      <w:r w:rsidRPr="001B350F">
        <w:rPr>
          <w:b/>
          <w:bCs/>
        </w:rPr>
        <w:t>,</w:t>
      </w:r>
    </w:p>
    <w:p w14:paraId="0B6F90FD" w14:textId="77777777" w:rsidR="00603B37" w:rsidRPr="001B350F" w:rsidRDefault="007A3E66" w:rsidP="00603B37">
      <w:pPr>
        <w:pStyle w:val="code"/>
        <w:rPr>
          <w:b/>
          <w:bCs/>
        </w:rPr>
      </w:pPr>
      <w:r>
        <w:rPr>
          <w:b/>
          <w:bCs/>
        </w:rPr>
        <w:t xml:space="preserve">    SAI_</w:t>
      </w:r>
      <w:r w:rsidR="00511D01">
        <w:rPr>
          <w:b/>
          <w:bCs/>
        </w:rPr>
        <w:t>PORT_</w:t>
      </w:r>
      <w:r>
        <w:rPr>
          <w:b/>
          <w:bCs/>
        </w:rPr>
        <w:t>BIND_MODE_SUB_PORT</w:t>
      </w:r>
      <w:r w:rsidR="00603B37" w:rsidRPr="001B350F">
        <w:rPr>
          <w:b/>
          <w:bCs/>
        </w:rPr>
        <w:t>,</w:t>
      </w:r>
    </w:p>
    <w:p w14:paraId="521A0417" w14:textId="77777777" w:rsidR="00603B37" w:rsidRPr="001B350F" w:rsidRDefault="00603B37" w:rsidP="00603B37">
      <w:pPr>
        <w:pStyle w:val="code"/>
        <w:rPr>
          <w:b/>
          <w:bCs/>
        </w:rPr>
      </w:pPr>
    </w:p>
    <w:p w14:paraId="4B1BB973" w14:textId="77777777" w:rsidR="00603B37" w:rsidRPr="001B350F" w:rsidRDefault="00802CCF" w:rsidP="00603B37">
      <w:pPr>
        <w:pStyle w:val="code"/>
        <w:rPr>
          <w:b/>
          <w:bCs/>
        </w:rPr>
      </w:pPr>
      <w:r>
        <w:rPr>
          <w:b/>
          <w:bCs/>
        </w:rPr>
        <w:t>} sai_port_</w:t>
      </w:r>
      <w:r w:rsidR="00603B37" w:rsidRPr="001B350F">
        <w:rPr>
          <w:b/>
          <w:bCs/>
        </w:rPr>
        <w:t>bind_</w:t>
      </w:r>
      <w:r w:rsidR="00D138A4">
        <w:rPr>
          <w:b/>
          <w:bCs/>
        </w:rPr>
        <w:t>mode_</w:t>
      </w:r>
      <w:r w:rsidR="00603B37" w:rsidRPr="001B350F">
        <w:rPr>
          <w:b/>
          <w:bCs/>
        </w:rPr>
        <w:t>attr_t ;</w:t>
      </w:r>
    </w:p>
    <w:p w14:paraId="01A65B7B" w14:textId="77777777" w:rsidR="00603B37" w:rsidRPr="00603B37" w:rsidRDefault="00603B37" w:rsidP="00603B37"/>
    <w:p w14:paraId="661023F8" w14:textId="77777777" w:rsidR="00603B37" w:rsidRDefault="00603B37" w:rsidP="00603B37">
      <w:pPr>
        <w:pStyle w:val="code"/>
      </w:pPr>
      <w:r>
        <w:t>typedef enum _sai_port_attr_t</w:t>
      </w:r>
    </w:p>
    <w:p w14:paraId="1440DA55" w14:textId="77777777" w:rsidR="00603B37" w:rsidRDefault="00603B37" w:rsidP="00603B37">
      <w:pPr>
        <w:pStyle w:val="code"/>
      </w:pPr>
      <w:r>
        <w:t>{</w:t>
      </w:r>
    </w:p>
    <w:p w14:paraId="1704A9C6" w14:textId="77777777" w:rsidR="00603B37" w:rsidRDefault="00603B37" w:rsidP="00603B37">
      <w:pPr>
        <w:pStyle w:val="code"/>
      </w:pPr>
      <w:r>
        <w:t xml:space="preserve">//new attribute    </w:t>
      </w:r>
    </w:p>
    <w:p w14:paraId="28F1E1EE" w14:textId="77777777" w:rsidR="00603B37" w:rsidRDefault="00603B37" w:rsidP="00603B37">
      <w:pPr>
        <w:pStyle w:val="code"/>
      </w:pPr>
      <w:r w:rsidRPr="007409B0">
        <w:t xml:space="preserve">/** </w:t>
      </w:r>
      <w:r>
        <w:t>port type</w:t>
      </w:r>
      <w:r w:rsidRPr="007409B0">
        <w:t>[</w:t>
      </w:r>
      <w:r>
        <w:t>sai_port_bind_attr_t]</w:t>
      </w:r>
      <w:r w:rsidRPr="007409B0">
        <w:t xml:space="preserve"> */</w:t>
      </w:r>
    </w:p>
    <w:p w14:paraId="6275287F" w14:textId="77777777" w:rsidR="00603B37" w:rsidRPr="001B350F" w:rsidRDefault="00603B37" w:rsidP="00603B37">
      <w:pPr>
        <w:pStyle w:val="code"/>
        <w:rPr>
          <w:b/>
          <w:bCs/>
        </w:rPr>
      </w:pPr>
      <w:r w:rsidRPr="001B350F">
        <w:rPr>
          <w:b/>
          <w:bCs/>
        </w:rPr>
        <w:t xml:space="preserve">    SAI_PORT_BIND_MODE,</w:t>
      </w:r>
    </w:p>
    <w:p w14:paraId="439F8374" w14:textId="77777777" w:rsidR="00603B37" w:rsidRDefault="00603B37" w:rsidP="00603B37">
      <w:pPr>
        <w:pStyle w:val="code"/>
      </w:pPr>
      <w:r>
        <w:t xml:space="preserve">    </w:t>
      </w:r>
    </w:p>
    <w:p w14:paraId="5982C185" w14:textId="77777777" w:rsidR="00603B37" w:rsidRDefault="00603B37" w:rsidP="00603B37">
      <w:pPr>
        <w:pStyle w:val="code"/>
      </w:pPr>
      <w:r>
        <w:t xml:space="preserve"> //removed atrtributes </w:t>
      </w:r>
    </w:p>
    <w:p w14:paraId="0846F6FE" w14:textId="77777777" w:rsidR="00603B37" w:rsidRDefault="00603B37" w:rsidP="00603B37">
      <w:pPr>
        <w:pStyle w:val="code"/>
        <w:rPr>
          <w:color w:val="FF0000"/>
        </w:rPr>
      </w:pPr>
      <w:r>
        <w:t xml:space="preserve">   </w:t>
      </w:r>
      <w:r w:rsidRPr="00603B37">
        <w:rPr>
          <w:rFonts w:cs="Consolas"/>
          <w:color w:val="FF0000"/>
          <w:szCs w:val="18"/>
          <w:shd w:val="clear" w:color="auto" w:fill="FFFFFF"/>
        </w:rPr>
        <w:t>SAI_PORT_ATTR_FDB_LEARNING,</w:t>
      </w:r>
      <w:r w:rsidRPr="00603B37">
        <w:rPr>
          <w:color w:val="FF0000"/>
        </w:rPr>
        <w:t xml:space="preserve"> </w:t>
      </w:r>
    </w:p>
    <w:p w14:paraId="257E226D" w14:textId="77777777" w:rsidR="00603B37" w:rsidRPr="00603B37" w:rsidRDefault="00603B37" w:rsidP="00603B37">
      <w:pPr>
        <w:pStyle w:val="code"/>
        <w:rPr>
          <w:rFonts w:cs="Consolas"/>
          <w:color w:val="FF0000"/>
          <w:szCs w:val="18"/>
          <w:shd w:val="clear" w:color="auto" w:fill="FFFFFF"/>
        </w:rPr>
      </w:pPr>
      <w:r>
        <w:rPr>
          <w:rFonts w:cs="Consolas"/>
          <w:color w:val="333333"/>
          <w:szCs w:val="18"/>
          <w:shd w:val="clear" w:color="auto" w:fill="FFFFFF"/>
        </w:rPr>
        <w:t xml:space="preserve">   </w:t>
      </w:r>
      <w:r w:rsidRPr="00603B37">
        <w:rPr>
          <w:rFonts w:cs="Consolas"/>
          <w:color w:val="FF0000"/>
          <w:szCs w:val="18"/>
          <w:shd w:val="clear" w:color="auto" w:fill="FFFFFF"/>
        </w:rPr>
        <w:t>SAI_PORT_ATTR_MAX_LEARNED_ADDRESSES</w:t>
      </w:r>
      <w:r>
        <w:rPr>
          <w:rFonts w:cs="Consolas"/>
          <w:color w:val="FF0000"/>
          <w:szCs w:val="18"/>
          <w:shd w:val="clear" w:color="auto" w:fill="FFFFFF"/>
        </w:rPr>
        <w:t>,</w:t>
      </w:r>
    </w:p>
    <w:p w14:paraId="72FB7341" w14:textId="77777777" w:rsidR="00603B37" w:rsidRPr="00603B37" w:rsidRDefault="00603B37" w:rsidP="00603B37">
      <w:pPr>
        <w:pStyle w:val="code"/>
        <w:rPr>
          <w:rFonts w:cs="Consolas"/>
          <w:color w:val="FF0000"/>
          <w:szCs w:val="18"/>
          <w:shd w:val="clear" w:color="auto" w:fill="FFFFFF"/>
        </w:rPr>
      </w:pPr>
      <w:r w:rsidRPr="00603B37">
        <w:rPr>
          <w:rFonts w:cs="Consolas"/>
          <w:color w:val="FF0000"/>
          <w:szCs w:val="18"/>
          <w:shd w:val="clear" w:color="auto" w:fill="FFFFFF"/>
        </w:rPr>
        <w:t xml:space="preserve">   SAI_PORT_ATTR_FDB_LEARNING_LIMIT_VIOLATION </w:t>
      </w:r>
      <w:r>
        <w:rPr>
          <w:rFonts w:cs="Consolas"/>
          <w:color w:val="FF0000"/>
          <w:szCs w:val="18"/>
          <w:shd w:val="clear" w:color="auto" w:fill="FFFFFF"/>
        </w:rPr>
        <w:t>,</w:t>
      </w:r>
      <w:r w:rsidRPr="00603B37">
        <w:rPr>
          <w:rFonts w:cs="Consolas"/>
          <w:color w:val="FF0000"/>
          <w:szCs w:val="18"/>
          <w:shd w:val="clear" w:color="auto" w:fill="FFFFFF"/>
        </w:rPr>
        <w:t xml:space="preserve">  </w:t>
      </w:r>
    </w:p>
    <w:p w14:paraId="338185A4" w14:textId="77777777" w:rsidR="00603B37" w:rsidRDefault="00603B37" w:rsidP="00603B37">
      <w:pPr>
        <w:pStyle w:val="code"/>
      </w:pPr>
      <w:r>
        <w:t>} sai_port_attr_t ;</w:t>
      </w:r>
    </w:p>
    <w:p w14:paraId="0AF0B654" w14:textId="77777777" w:rsidR="00603B37" w:rsidRDefault="00603B37" w:rsidP="00603B37">
      <w:pPr>
        <w:pStyle w:val="code"/>
      </w:pPr>
    </w:p>
    <w:p w14:paraId="4F8F6E82" w14:textId="77777777" w:rsidR="000C6277" w:rsidRDefault="000C6277" w:rsidP="000C6277">
      <w:pPr>
        <w:pStyle w:val="Heading2"/>
      </w:pPr>
      <w:bookmarkStart w:id="265" w:name="_Toc471401294"/>
      <w:r>
        <w:t>SAI FDB</w:t>
      </w:r>
      <w:r w:rsidRPr="00A27EDF">
        <w:t xml:space="preserve"> object</w:t>
      </w:r>
      <w:bookmarkEnd w:id="265"/>
      <w:r w:rsidRPr="00A27EDF">
        <w:t xml:space="preserve"> </w:t>
      </w:r>
    </w:p>
    <w:p w14:paraId="4C8F61B2" w14:textId="77777777" w:rsidR="00A969CE" w:rsidRDefault="00A969CE" w:rsidP="00603B37">
      <w:pPr>
        <w:rPr>
          <w:rStyle w:val="pl-k"/>
          <w:rFonts w:ascii="Consolas" w:hAnsi="Consolas" w:cs="Consolas"/>
          <w:color w:val="A71D5D"/>
          <w:sz w:val="18"/>
          <w:szCs w:val="18"/>
          <w:shd w:val="clear" w:color="auto" w:fill="FFFFFF"/>
        </w:rPr>
      </w:pPr>
    </w:p>
    <w:p w14:paraId="33A3B5CB" w14:textId="77777777" w:rsidR="00A969CE" w:rsidRDefault="00A969CE" w:rsidP="00603B37">
      <w:pPr>
        <w:rPr>
          <w:rStyle w:val="pl-k"/>
          <w:rFonts w:ascii="Consolas" w:hAnsi="Consolas" w:cs="Consolas"/>
          <w:color w:val="A71D5D"/>
          <w:sz w:val="18"/>
          <w:szCs w:val="18"/>
          <w:shd w:val="clear" w:color="auto" w:fill="FFFFFF"/>
        </w:rPr>
      </w:pPr>
    </w:p>
    <w:p w14:paraId="2A81F534" w14:textId="77777777" w:rsidR="00677081" w:rsidRPr="001B350F" w:rsidRDefault="00677081" w:rsidP="00677081">
      <w:pPr>
        <w:pStyle w:val="code"/>
        <w:rPr>
          <w:b/>
          <w:bCs/>
        </w:rPr>
      </w:pPr>
      <w:r w:rsidRPr="001B350F">
        <w:rPr>
          <w:b/>
          <w:bCs/>
        </w:rPr>
        <w:t>typedef enum _</w:t>
      </w:r>
      <w:r w:rsidRPr="00677081">
        <w:rPr>
          <w:b/>
          <w:bCs/>
        </w:rPr>
        <w:t xml:space="preserve"> </w:t>
      </w:r>
      <w:r>
        <w:rPr>
          <w:b/>
          <w:bCs/>
        </w:rPr>
        <w:t>sai_fdb_entry_bridge_type</w:t>
      </w:r>
      <w:r w:rsidRPr="001B350F">
        <w:rPr>
          <w:b/>
          <w:bCs/>
        </w:rPr>
        <w:t>_t</w:t>
      </w:r>
    </w:p>
    <w:p w14:paraId="56A8982B" w14:textId="77777777" w:rsidR="00677081" w:rsidRPr="001B350F" w:rsidRDefault="00677081" w:rsidP="00677081">
      <w:pPr>
        <w:pStyle w:val="code"/>
        <w:rPr>
          <w:b/>
          <w:bCs/>
        </w:rPr>
      </w:pPr>
      <w:r w:rsidRPr="001B350F">
        <w:rPr>
          <w:b/>
          <w:bCs/>
        </w:rPr>
        <w:t>{</w:t>
      </w:r>
    </w:p>
    <w:p w14:paraId="1CE28004" w14:textId="77777777" w:rsidR="00677081" w:rsidRPr="001B350F" w:rsidRDefault="00677081" w:rsidP="00677081">
      <w:pPr>
        <w:pStyle w:val="code"/>
        <w:rPr>
          <w:b/>
          <w:bCs/>
        </w:rPr>
      </w:pPr>
      <w:r w:rsidRPr="001B350F">
        <w:rPr>
          <w:b/>
          <w:bCs/>
        </w:rPr>
        <w:t xml:space="preserve">   </w:t>
      </w:r>
    </w:p>
    <w:p w14:paraId="3855DD7D" w14:textId="77777777" w:rsidR="00677081" w:rsidRPr="001B350F" w:rsidRDefault="00677081" w:rsidP="00F251A6">
      <w:pPr>
        <w:pStyle w:val="code"/>
        <w:rPr>
          <w:b/>
          <w:bCs/>
        </w:rPr>
      </w:pPr>
      <w:r w:rsidRPr="001B350F">
        <w:rPr>
          <w:b/>
          <w:bCs/>
        </w:rPr>
        <w:t xml:space="preserve">    SAI_</w:t>
      </w:r>
      <w:r w:rsidR="00F251A6">
        <w:rPr>
          <w:b/>
          <w:bCs/>
        </w:rPr>
        <w:t>FDB_ENTRY_BRIDGE_TYPE_1Q</w:t>
      </w:r>
      <w:r w:rsidRPr="001B350F">
        <w:rPr>
          <w:b/>
          <w:bCs/>
        </w:rPr>
        <w:t>,</w:t>
      </w:r>
    </w:p>
    <w:p w14:paraId="511EDB8D" w14:textId="77777777" w:rsidR="00F251A6" w:rsidRPr="001B350F" w:rsidRDefault="00F251A6" w:rsidP="00F251A6">
      <w:pPr>
        <w:pStyle w:val="code"/>
        <w:rPr>
          <w:b/>
          <w:bCs/>
        </w:rPr>
      </w:pPr>
      <w:r w:rsidRPr="001B350F">
        <w:rPr>
          <w:b/>
          <w:bCs/>
        </w:rPr>
        <w:t xml:space="preserve">    SAI_</w:t>
      </w:r>
      <w:r>
        <w:rPr>
          <w:b/>
          <w:bCs/>
        </w:rPr>
        <w:t>FDB_ENTRY_BRIDGE_TYPE_1D</w:t>
      </w:r>
      <w:r w:rsidRPr="001B350F">
        <w:rPr>
          <w:b/>
          <w:bCs/>
        </w:rPr>
        <w:t>,</w:t>
      </w:r>
    </w:p>
    <w:p w14:paraId="27D99394" w14:textId="77777777" w:rsidR="00677081" w:rsidRPr="001B350F" w:rsidRDefault="00677081" w:rsidP="00677081">
      <w:pPr>
        <w:pStyle w:val="code"/>
        <w:rPr>
          <w:b/>
          <w:bCs/>
        </w:rPr>
      </w:pPr>
    </w:p>
    <w:p w14:paraId="60FF690F" w14:textId="77777777" w:rsidR="00677081" w:rsidRPr="001B350F" w:rsidRDefault="00677081" w:rsidP="00677081">
      <w:pPr>
        <w:pStyle w:val="code"/>
        <w:rPr>
          <w:b/>
          <w:bCs/>
        </w:rPr>
      </w:pPr>
      <w:r>
        <w:rPr>
          <w:b/>
          <w:bCs/>
        </w:rPr>
        <w:t xml:space="preserve">} </w:t>
      </w:r>
      <w:r w:rsidRPr="001B350F">
        <w:rPr>
          <w:b/>
          <w:bCs/>
        </w:rPr>
        <w:t>sai_fdb_entry_br</w:t>
      </w:r>
      <w:r>
        <w:rPr>
          <w:b/>
          <w:bCs/>
        </w:rPr>
        <w:t>idge</w:t>
      </w:r>
      <w:r w:rsidR="00F251A6">
        <w:rPr>
          <w:b/>
          <w:bCs/>
        </w:rPr>
        <w:t>_type</w:t>
      </w:r>
      <w:r w:rsidRPr="001B350F">
        <w:rPr>
          <w:b/>
          <w:bCs/>
        </w:rPr>
        <w:t>_t ;</w:t>
      </w:r>
    </w:p>
    <w:p w14:paraId="416E4B8D" w14:textId="77777777" w:rsidR="00677081" w:rsidRDefault="00677081" w:rsidP="001B350F">
      <w:pPr>
        <w:pStyle w:val="code"/>
      </w:pPr>
    </w:p>
    <w:p w14:paraId="3F5537AA" w14:textId="77777777" w:rsidR="00A969CE" w:rsidRPr="001B350F" w:rsidRDefault="00A969CE" w:rsidP="001B350F">
      <w:pPr>
        <w:pStyle w:val="code"/>
      </w:pPr>
      <w:r w:rsidRPr="001B350F">
        <w:t>typedef struct _sai_fdb_entry_t</w:t>
      </w:r>
    </w:p>
    <w:p w14:paraId="43454D9F" w14:textId="77777777" w:rsidR="00A969CE" w:rsidRPr="001B350F" w:rsidRDefault="00A969CE" w:rsidP="001B350F">
      <w:pPr>
        <w:pStyle w:val="code"/>
      </w:pPr>
      <w:r w:rsidRPr="001B350F">
        <w:t>{</w:t>
      </w:r>
    </w:p>
    <w:p w14:paraId="54BFB6EF" w14:textId="77777777" w:rsidR="00A969CE" w:rsidRDefault="00A969CE" w:rsidP="001B350F">
      <w:pPr>
        <w:pStyle w:val="code"/>
      </w:pPr>
      <w:r w:rsidRPr="001B350F">
        <w:t xml:space="preserve">    sai_mac_t mac_address;</w:t>
      </w:r>
    </w:p>
    <w:p w14:paraId="59D9D76C" w14:textId="77777777" w:rsidR="001B350F" w:rsidRPr="001B350F" w:rsidRDefault="001B350F" w:rsidP="001B350F">
      <w:pPr>
        <w:pStyle w:val="code"/>
        <w:rPr>
          <w:b/>
          <w:bCs/>
        </w:rPr>
      </w:pPr>
      <w:r w:rsidRPr="001B350F">
        <w:rPr>
          <w:b/>
          <w:bCs/>
        </w:rPr>
        <w:t xml:space="preserve">    sai_fdb_entry_br_type br_type; // .1D or .1Q</w:t>
      </w:r>
    </w:p>
    <w:p w14:paraId="152A39F5" w14:textId="77777777" w:rsidR="001B350F" w:rsidRPr="001B350F" w:rsidRDefault="001B350F" w:rsidP="001B350F">
      <w:pPr>
        <w:pStyle w:val="code"/>
        <w:rPr>
          <w:b/>
          <w:bCs/>
        </w:rPr>
      </w:pPr>
      <w:r w:rsidRPr="001B350F">
        <w:rPr>
          <w:b/>
          <w:bCs/>
        </w:rPr>
        <w:t xml:space="preserve">    //valid for .1Q</w:t>
      </w:r>
    </w:p>
    <w:p w14:paraId="0FFE18D0" w14:textId="77777777" w:rsidR="00A969CE" w:rsidRPr="001B350F" w:rsidRDefault="00A969CE" w:rsidP="001B350F">
      <w:pPr>
        <w:pStyle w:val="code"/>
        <w:rPr>
          <w:b/>
          <w:bCs/>
        </w:rPr>
      </w:pPr>
      <w:r w:rsidRPr="001B350F">
        <w:rPr>
          <w:b/>
          <w:bCs/>
        </w:rPr>
        <w:t xml:space="preserve">    sai_vlan_id_t vlan_id;</w:t>
      </w:r>
    </w:p>
    <w:p w14:paraId="220AAEDE" w14:textId="77777777" w:rsidR="001B350F" w:rsidRPr="001B350F" w:rsidRDefault="001B350F" w:rsidP="001B350F">
      <w:pPr>
        <w:pStyle w:val="code"/>
        <w:rPr>
          <w:b/>
          <w:bCs/>
        </w:rPr>
      </w:pPr>
      <w:r w:rsidRPr="001B350F">
        <w:rPr>
          <w:b/>
          <w:bCs/>
        </w:rPr>
        <w:t xml:space="preserve">    //valid for .1D</w:t>
      </w:r>
    </w:p>
    <w:p w14:paraId="0EE3432F" w14:textId="77777777" w:rsidR="001B350F" w:rsidRPr="001B350F" w:rsidRDefault="001B350F" w:rsidP="001B350F">
      <w:pPr>
        <w:pStyle w:val="code"/>
        <w:rPr>
          <w:b/>
          <w:bCs/>
        </w:rPr>
      </w:pPr>
      <w:r w:rsidRPr="001B350F">
        <w:rPr>
          <w:b/>
          <w:bCs/>
        </w:rPr>
        <w:t xml:space="preserve">    sai_bridge_id_t br_id;</w:t>
      </w:r>
    </w:p>
    <w:p w14:paraId="3F950EF5" w14:textId="77777777" w:rsidR="00A969CE" w:rsidRPr="001B350F" w:rsidRDefault="00A969CE" w:rsidP="001B350F">
      <w:pPr>
        <w:pStyle w:val="code"/>
      </w:pPr>
    </w:p>
    <w:p w14:paraId="546B9F46" w14:textId="77777777" w:rsidR="00A969CE" w:rsidRDefault="00A969CE" w:rsidP="001B350F">
      <w:pPr>
        <w:pStyle w:val="code"/>
      </w:pPr>
      <w:r w:rsidRPr="001B350F">
        <w:t>} sai_fdb_entry_t;</w:t>
      </w:r>
    </w:p>
    <w:p w14:paraId="3FCA2B34" w14:textId="77777777" w:rsidR="00D776FE" w:rsidRPr="001B350F" w:rsidRDefault="00D776FE" w:rsidP="001B350F">
      <w:pPr>
        <w:pStyle w:val="code"/>
      </w:pPr>
    </w:p>
    <w:p w14:paraId="49E83D83" w14:textId="77777777" w:rsidR="00603B37" w:rsidRDefault="000C6277" w:rsidP="001B350F">
      <w:pPr>
        <w:pStyle w:val="code"/>
      </w:pPr>
      <w:r w:rsidRPr="001B350F">
        <w:t>typedef enum _sai_fdb_entry_attr_t</w:t>
      </w:r>
    </w:p>
    <w:p w14:paraId="6D8C9956" w14:textId="77777777" w:rsidR="000C6277" w:rsidRDefault="000C6277" w:rsidP="001B350F">
      <w:pPr>
        <w:pStyle w:val="code"/>
      </w:pPr>
      <w:r>
        <w:t>{</w:t>
      </w:r>
    </w:p>
    <w:p w14:paraId="45E374C6" w14:textId="77777777" w:rsidR="000C6277" w:rsidRDefault="000C6277" w:rsidP="001B350F">
      <w:pPr>
        <w:pStyle w:val="code"/>
      </w:pPr>
      <w:r>
        <w:t xml:space="preserve"> //new attribute </w:t>
      </w:r>
    </w:p>
    <w:p w14:paraId="4203A593" w14:textId="77777777" w:rsidR="000C6277" w:rsidRDefault="000C6277" w:rsidP="001B350F">
      <w:pPr>
        <w:pStyle w:val="code"/>
      </w:pPr>
      <w:commentRangeStart w:id="266"/>
      <w:commentRangeStart w:id="267"/>
      <w:r w:rsidRPr="001B350F">
        <w:t xml:space="preserve">  SAI_FDB_ENTRY_ATTR_BRIDGE_PORT_ID</w:t>
      </w:r>
      <w:commentRangeEnd w:id="266"/>
      <w:r w:rsidR="00E946BD">
        <w:rPr>
          <w:rStyle w:val="CommentReference"/>
          <w:rFonts w:ascii="Calibri" w:eastAsiaTheme="minorEastAsia" w:hAnsi="Calibri"/>
          <w:noProof w:val="0"/>
        </w:rPr>
        <w:commentReference w:id="266"/>
      </w:r>
      <w:commentRangeEnd w:id="267"/>
      <w:r w:rsidR="00A55F92">
        <w:rPr>
          <w:rStyle w:val="CommentReference"/>
          <w:rFonts w:ascii="Calibri" w:eastAsiaTheme="minorEastAsia" w:hAnsi="Calibri"/>
          <w:noProof w:val="0"/>
        </w:rPr>
        <w:commentReference w:id="267"/>
      </w:r>
    </w:p>
    <w:p w14:paraId="20F3C37C" w14:textId="77777777" w:rsidR="000C6277" w:rsidRDefault="000C6277" w:rsidP="001B350F">
      <w:pPr>
        <w:pStyle w:val="code"/>
      </w:pPr>
      <w:r>
        <w:lastRenderedPageBreak/>
        <w:t>//removed attributes</w:t>
      </w:r>
    </w:p>
    <w:p w14:paraId="429F1FAC" w14:textId="77777777" w:rsidR="000C6277" w:rsidRDefault="000C6277" w:rsidP="001B350F">
      <w:pPr>
        <w:pStyle w:val="code"/>
      </w:pPr>
      <w:r>
        <w:rPr>
          <w:color w:val="333333"/>
          <w:shd w:val="clear" w:color="auto" w:fill="FFFFFF"/>
        </w:rPr>
        <w:t xml:space="preserve">  </w:t>
      </w:r>
      <w:r w:rsidRPr="000C6277">
        <w:rPr>
          <w:color w:val="FF0000"/>
          <w:shd w:val="clear" w:color="auto" w:fill="FFFFFF"/>
        </w:rPr>
        <w:t>SAI_FDB_ENTRY_ATTR_PORT_ID</w:t>
      </w:r>
    </w:p>
    <w:p w14:paraId="6D8EE917" w14:textId="77777777" w:rsidR="000C6277" w:rsidRDefault="000C6277" w:rsidP="001B350F">
      <w:pPr>
        <w:pStyle w:val="code"/>
      </w:pPr>
      <w:r>
        <w:t>}</w:t>
      </w:r>
    </w:p>
    <w:p w14:paraId="1E910EDE" w14:textId="77777777" w:rsidR="000C6277" w:rsidRPr="00603B37" w:rsidRDefault="000C6277" w:rsidP="00603B37"/>
    <w:p w14:paraId="3DF429B3" w14:textId="77777777" w:rsidR="000C6277" w:rsidRDefault="000C6277" w:rsidP="000C6277">
      <w:pPr>
        <w:pStyle w:val="Heading2"/>
      </w:pPr>
      <w:bookmarkStart w:id="268" w:name="_Toc471401295"/>
      <w:r>
        <w:t>SAI STP</w:t>
      </w:r>
      <w:r w:rsidRPr="00A27EDF">
        <w:t xml:space="preserve"> object</w:t>
      </w:r>
      <w:bookmarkEnd w:id="268"/>
      <w:r w:rsidRPr="00A27EDF">
        <w:t xml:space="preserve"> </w:t>
      </w:r>
    </w:p>
    <w:p w14:paraId="5AF083B4" w14:textId="77777777" w:rsidR="004E39BD" w:rsidRDefault="004E39BD" w:rsidP="004E39BD">
      <w:pPr>
        <w:pStyle w:val="code"/>
      </w:pPr>
      <w:r>
        <w:rPr>
          <w:rStyle w:val="pl-k"/>
          <w:rFonts w:cs="Consolas"/>
          <w:color w:val="A71D5D"/>
          <w:szCs w:val="18"/>
          <w:shd w:val="clear" w:color="auto" w:fill="EAFFEA"/>
        </w:rPr>
        <w:t xml:space="preserve">Set set port state- Panding STP port state – change to object </w:t>
      </w:r>
      <w:r>
        <w:t xml:space="preserve">  </w:t>
      </w:r>
    </w:p>
    <w:p w14:paraId="57F97BC3" w14:textId="77777777" w:rsidR="004E39BD" w:rsidRDefault="004E39BD" w:rsidP="004E39BD">
      <w:pPr>
        <w:pStyle w:val="code"/>
      </w:pPr>
      <w:r>
        <w:t xml:space="preserve">The port  state should be move from port to bridge port </w:t>
      </w:r>
    </w:p>
    <w:p w14:paraId="190DCCD9" w14:textId="77777777" w:rsidR="004E39BD" w:rsidRDefault="004E39BD" w:rsidP="004E39BD">
      <w:pPr>
        <w:pStyle w:val="code"/>
      </w:pPr>
      <w:r>
        <w:t>typedef enum _sai_stp_attr_t</w:t>
      </w:r>
    </w:p>
    <w:p w14:paraId="41784E9D" w14:textId="77777777" w:rsidR="004E39BD" w:rsidRDefault="004E39BD" w:rsidP="004E39BD">
      <w:pPr>
        <w:pStyle w:val="code"/>
      </w:pPr>
      <w:r>
        <w:t>{</w:t>
      </w:r>
    </w:p>
    <w:p w14:paraId="3F6CB633" w14:textId="77777777" w:rsidR="004E39BD" w:rsidRDefault="004E39BD" w:rsidP="004E39BD">
      <w:pPr>
        <w:pStyle w:val="code"/>
      </w:pPr>
      <w:r>
        <w:t xml:space="preserve">    </w:t>
      </w:r>
    </w:p>
    <w:p w14:paraId="4896A236" w14:textId="77777777" w:rsidR="004E39BD" w:rsidRDefault="004E39BD" w:rsidP="004E39BD">
      <w:pPr>
        <w:pStyle w:val="code"/>
      </w:pPr>
      <w:r>
        <w:t xml:space="preserve">    SAI_STP_ATTR_START,</w:t>
      </w:r>
    </w:p>
    <w:p w14:paraId="55D9C9BB" w14:textId="77777777" w:rsidR="004E39BD" w:rsidRDefault="004E39BD" w:rsidP="004E39BD">
      <w:pPr>
        <w:pStyle w:val="code"/>
      </w:pPr>
      <w:r>
        <w:t xml:space="preserve">    </w:t>
      </w:r>
    </w:p>
    <w:p w14:paraId="1F1CFC27" w14:textId="77777777" w:rsidR="004E39BD" w:rsidRDefault="004E39BD" w:rsidP="004E39BD">
      <w:pPr>
        <w:pStyle w:val="code"/>
      </w:pPr>
      <w:r>
        <w:t xml:space="preserve">    /** READ-ONLY */</w:t>
      </w:r>
    </w:p>
    <w:p w14:paraId="36022941" w14:textId="77777777" w:rsidR="004E39BD" w:rsidRDefault="004E39BD" w:rsidP="004E39BD">
      <w:pPr>
        <w:pStyle w:val="code"/>
      </w:pPr>
    </w:p>
    <w:p w14:paraId="0BF5683A" w14:textId="77777777" w:rsidR="004E39BD" w:rsidRDefault="004E39BD" w:rsidP="004E39BD">
      <w:pPr>
        <w:pStyle w:val="code"/>
      </w:pPr>
      <w:r>
        <w:t xml:space="preserve">    /** Vlans attached to STP instance [sai_vlan_list_t] */</w:t>
      </w:r>
    </w:p>
    <w:p w14:paraId="60AC22BB" w14:textId="77777777" w:rsidR="004E39BD" w:rsidRDefault="004E39BD" w:rsidP="004E39BD">
      <w:pPr>
        <w:pStyle w:val="code"/>
      </w:pPr>
      <w:r>
        <w:t xml:space="preserve">    SAI_STP_ATTR_VLAN_LIST = SAI_STP_ATTR_START,</w:t>
      </w:r>
    </w:p>
    <w:p w14:paraId="46BD3979" w14:textId="77777777" w:rsidR="00A969CE" w:rsidRDefault="00A969CE" w:rsidP="004E39BD">
      <w:pPr>
        <w:pStyle w:val="code"/>
      </w:pPr>
      <w:r>
        <w:t>//new attribute</w:t>
      </w:r>
    </w:p>
    <w:p w14:paraId="6452B31E" w14:textId="77777777" w:rsidR="00A969CE" w:rsidRDefault="00A969CE" w:rsidP="00A969CE">
      <w:pPr>
        <w:pStyle w:val="code"/>
      </w:pPr>
      <w:r>
        <w:t>/** bridge  attached to STP instance */</w:t>
      </w:r>
    </w:p>
    <w:p w14:paraId="53AE6FC5" w14:textId="77777777" w:rsidR="00A969CE" w:rsidRDefault="00A969CE" w:rsidP="00A969CE">
      <w:pPr>
        <w:pStyle w:val="code"/>
      </w:pPr>
      <w:r>
        <w:t xml:space="preserve">    SAI_STP_ATTR_BRIDGE_ID </w:t>
      </w:r>
    </w:p>
    <w:p w14:paraId="6602CBA7" w14:textId="77777777" w:rsidR="004E39BD" w:rsidRDefault="004E39BD" w:rsidP="004E39BD">
      <w:pPr>
        <w:pStyle w:val="code"/>
      </w:pPr>
    </w:p>
    <w:p w14:paraId="144BC5E0" w14:textId="77777777" w:rsidR="004E39BD" w:rsidRDefault="004E39BD" w:rsidP="004E39BD">
      <w:pPr>
        <w:pStyle w:val="code"/>
      </w:pPr>
      <w:r>
        <w:t xml:space="preserve">    /** READ-WRITE */</w:t>
      </w:r>
    </w:p>
    <w:p w14:paraId="39F2CDAF" w14:textId="77777777" w:rsidR="004E39BD" w:rsidRDefault="004E39BD" w:rsidP="004E39BD">
      <w:pPr>
        <w:pStyle w:val="code"/>
      </w:pPr>
    </w:p>
    <w:p w14:paraId="32C98BF7" w14:textId="77777777" w:rsidR="004E39BD" w:rsidRDefault="004E39BD" w:rsidP="004E39BD">
      <w:pPr>
        <w:pStyle w:val="code"/>
      </w:pPr>
      <w:r>
        <w:t xml:space="preserve">    SAI_STP_ATTR_END,</w:t>
      </w:r>
    </w:p>
    <w:p w14:paraId="790B50F4" w14:textId="77777777" w:rsidR="004E39BD" w:rsidRDefault="004E39BD" w:rsidP="004E39BD">
      <w:pPr>
        <w:pStyle w:val="code"/>
      </w:pPr>
    </w:p>
    <w:p w14:paraId="422D92C2" w14:textId="77777777" w:rsidR="004E39BD" w:rsidRPr="004E39BD" w:rsidRDefault="004E39BD" w:rsidP="004E39BD">
      <w:pPr>
        <w:pStyle w:val="code"/>
      </w:pPr>
      <w:r>
        <w:t xml:space="preserve">} sai_stp_attr_t; </w:t>
      </w:r>
    </w:p>
    <w:p w14:paraId="6963E887" w14:textId="77777777" w:rsidR="007C0E70" w:rsidRDefault="007C0E70" w:rsidP="008569CC">
      <w:pPr>
        <w:pStyle w:val="Heading2"/>
      </w:pPr>
      <w:bookmarkStart w:id="269" w:name="_Toc471401296"/>
      <w:r>
        <w:t>SAI L2 multicast</w:t>
      </w:r>
      <w:bookmarkEnd w:id="269"/>
    </w:p>
    <w:p w14:paraId="38DC6AE5" w14:textId="77777777" w:rsidR="008569CC" w:rsidRDefault="008569CC" w:rsidP="008569CC">
      <w:pPr>
        <w:pStyle w:val="code"/>
      </w:pPr>
    </w:p>
    <w:p w14:paraId="7AFDA396" w14:textId="77777777" w:rsidR="008569CC" w:rsidRDefault="008569CC" w:rsidP="008569CC">
      <w:pPr>
        <w:pStyle w:val="code"/>
      </w:pPr>
      <w:r w:rsidRPr="008569CC">
        <w:t>typedef struct _sai_l2mc_entry_t</w:t>
      </w:r>
    </w:p>
    <w:p w14:paraId="6F79ADDF" w14:textId="77777777" w:rsidR="008569CC" w:rsidRDefault="008569CC" w:rsidP="008569CC">
      <w:pPr>
        <w:pStyle w:val="code"/>
      </w:pPr>
      <w:r>
        <w:t>{</w:t>
      </w:r>
    </w:p>
    <w:p w14:paraId="2A1031EF" w14:textId="77777777" w:rsidR="008569CC" w:rsidRPr="001B350F" w:rsidRDefault="008569CC" w:rsidP="008569CC">
      <w:pPr>
        <w:pStyle w:val="code"/>
        <w:rPr>
          <w:b/>
          <w:bCs/>
        </w:rPr>
      </w:pPr>
      <w:r w:rsidRPr="001B350F">
        <w:rPr>
          <w:b/>
          <w:bCs/>
        </w:rPr>
        <w:t xml:space="preserve">    sai_fdb_entry_br_type br_type; // .1D or .1Q</w:t>
      </w:r>
    </w:p>
    <w:p w14:paraId="4A586348" w14:textId="77777777" w:rsidR="008569CC" w:rsidRPr="001B350F" w:rsidRDefault="008569CC" w:rsidP="008569CC">
      <w:pPr>
        <w:pStyle w:val="code"/>
        <w:rPr>
          <w:b/>
          <w:bCs/>
        </w:rPr>
      </w:pPr>
      <w:r w:rsidRPr="001B350F">
        <w:rPr>
          <w:b/>
          <w:bCs/>
        </w:rPr>
        <w:t xml:space="preserve">    //valid for .1Q</w:t>
      </w:r>
    </w:p>
    <w:p w14:paraId="3BE5A99B" w14:textId="77777777" w:rsidR="008569CC" w:rsidRPr="001B350F" w:rsidRDefault="008569CC" w:rsidP="008569CC">
      <w:pPr>
        <w:pStyle w:val="code"/>
        <w:rPr>
          <w:b/>
          <w:bCs/>
        </w:rPr>
      </w:pPr>
      <w:r w:rsidRPr="001B350F">
        <w:rPr>
          <w:b/>
          <w:bCs/>
        </w:rPr>
        <w:t xml:space="preserve">    sai_vlan_id_t vlan_id;</w:t>
      </w:r>
    </w:p>
    <w:p w14:paraId="74A88116" w14:textId="77777777" w:rsidR="008569CC" w:rsidRPr="001B350F" w:rsidRDefault="008569CC" w:rsidP="008569CC">
      <w:pPr>
        <w:pStyle w:val="code"/>
        <w:rPr>
          <w:b/>
          <w:bCs/>
        </w:rPr>
      </w:pPr>
      <w:r w:rsidRPr="001B350F">
        <w:rPr>
          <w:b/>
          <w:bCs/>
        </w:rPr>
        <w:t xml:space="preserve">    //valid for .1D</w:t>
      </w:r>
    </w:p>
    <w:p w14:paraId="7F6D2AC4" w14:textId="77777777" w:rsidR="008569CC" w:rsidRDefault="008569CC" w:rsidP="008569CC">
      <w:pPr>
        <w:pStyle w:val="code"/>
        <w:rPr>
          <w:b/>
          <w:bCs/>
        </w:rPr>
      </w:pPr>
      <w:r w:rsidRPr="001B350F">
        <w:rPr>
          <w:b/>
          <w:bCs/>
        </w:rPr>
        <w:t xml:space="preserve">    sai_bridge_id_t br_id;</w:t>
      </w:r>
    </w:p>
    <w:p w14:paraId="1A0E921F" w14:textId="77777777" w:rsidR="008569CC" w:rsidRDefault="008569CC" w:rsidP="008569CC">
      <w:pPr>
        <w:pStyle w:val="code"/>
        <w:rPr>
          <w:b/>
          <w:bCs/>
        </w:rPr>
      </w:pPr>
      <w:r>
        <w:rPr>
          <w:b/>
          <w:bCs/>
        </w:rPr>
        <w:t>}</w:t>
      </w:r>
    </w:p>
    <w:p w14:paraId="3C087EE9" w14:textId="77777777" w:rsidR="008569CC" w:rsidRDefault="008569CC" w:rsidP="008569CC">
      <w:pPr>
        <w:pStyle w:val="Heading2"/>
      </w:pPr>
      <w:bookmarkStart w:id="270" w:name="_Toc471401297"/>
      <w:r>
        <w:t>SAI L2 multicast group</w:t>
      </w:r>
      <w:bookmarkEnd w:id="270"/>
      <w:r>
        <w:t xml:space="preserve"> </w:t>
      </w:r>
    </w:p>
    <w:p w14:paraId="2CF98DB5" w14:textId="77777777" w:rsidR="008569CC" w:rsidRPr="001B350F" w:rsidRDefault="008569CC" w:rsidP="008569CC">
      <w:pPr>
        <w:pStyle w:val="code"/>
        <w:rPr>
          <w:b/>
          <w:bCs/>
        </w:rPr>
      </w:pPr>
    </w:p>
    <w:p w14:paraId="7CBE2328" w14:textId="77777777" w:rsidR="008569CC" w:rsidRDefault="008569CC" w:rsidP="008569CC">
      <w:pPr>
        <w:pStyle w:val="code"/>
      </w:pPr>
      <w:r w:rsidRPr="008569CC">
        <w:rPr>
          <w:rFonts w:eastAsia="Times New Roman" w:cs="Consolas"/>
          <w:color w:val="A71D5D"/>
          <w:szCs w:val="18"/>
          <w:lang w:bidi="he-IL"/>
        </w:rPr>
        <w:t>typedef</w:t>
      </w:r>
      <w:r w:rsidRPr="008569CC">
        <w:rPr>
          <w:rFonts w:eastAsia="Times New Roman" w:cs="Consolas"/>
          <w:color w:val="333333"/>
          <w:szCs w:val="18"/>
          <w:lang w:bidi="he-IL"/>
        </w:rPr>
        <w:t xml:space="preserve"> </w:t>
      </w:r>
      <w:r w:rsidRPr="008569CC">
        <w:rPr>
          <w:rFonts w:eastAsia="Times New Roman" w:cs="Consolas"/>
          <w:color w:val="A71D5D"/>
          <w:szCs w:val="18"/>
          <w:lang w:bidi="he-IL"/>
        </w:rPr>
        <w:t>enum</w:t>
      </w:r>
      <w:r w:rsidRPr="008569CC">
        <w:rPr>
          <w:rFonts w:eastAsia="Times New Roman" w:cs="Consolas"/>
          <w:color w:val="333333"/>
          <w:szCs w:val="18"/>
          <w:lang w:bidi="he-IL"/>
        </w:rPr>
        <w:t xml:space="preserve"> </w:t>
      </w:r>
      <w:r w:rsidRPr="008569CC">
        <w:rPr>
          <w:rFonts w:eastAsia="Times New Roman" w:cs="Consolas"/>
          <w:color w:val="0086B3"/>
          <w:szCs w:val="18"/>
          <w:lang w:bidi="he-IL"/>
        </w:rPr>
        <w:t>_sai_l2mc_group_member_attr_t</w:t>
      </w:r>
    </w:p>
    <w:p w14:paraId="25579D89" w14:textId="77777777" w:rsidR="008569CC" w:rsidRDefault="008569CC" w:rsidP="008569CC">
      <w:pPr>
        <w:pStyle w:val="code"/>
      </w:pPr>
      <w:r>
        <w:t xml:space="preserve">{   </w:t>
      </w:r>
    </w:p>
    <w:p w14:paraId="2D4348BE" w14:textId="77777777" w:rsidR="008569CC" w:rsidRPr="008569CC" w:rsidRDefault="008569CC" w:rsidP="008569CC">
      <w:pPr>
        <w:pStyle w:val="code"/>
      </w:pPr>
      <w: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52"/>
      </w:tblGrid>
      <w:tr w:rsidR="008569CC" w:rsidRPr="008569CC" w14:paraId="078976C8" w14:textId="77777777" w:rsidTr="00D71C1A">
        <w:tc>
          <w:tcPr>
            <w:tcW w:w="0" w:type="auto"/>
            <w:shd w:val="clear" w:color="auto" w:fill="FFFFFF"/>
            <w:tcMar>
              <w:top w:w="0" w:type="dxa"/>
              <w:left w:w="150" w:type="dxa"/>
              <w:bottom w:w="0" w:type="dxa"/>
              <w:right w:w="150" w:type="dxa"/>
            </w:tcMar>
            <w:hideMark/>
          </w:tcPr>
          <w:p w14:paraId="094A6ECD" w14:textId="77777777" w:rsidR="008569CC" w:rsidRPr="008569CC" w:rsidRDefault="008569CC" w:rsidP="008569CC">
            <w:pPr>
              <w:pStyle w:val="code"/>
            </w:pPr>
            <w:r w:rsidRPr="008569CC">
              <w:t xml:space="preserve">     * @brief L2MC output id</w:t>
            </w:r>
          </w:p>
        </w:tc>
      </w:tr>
      <w:tr w:rsidR="008569CC" w:rsidRPr="008569CC" w14:paraId="41C6D945" w14:textId="77777777" w:rsidTr="00D71C1A">
        <w:tc>
          <w:tcPr>
            <w:tcW w:w="0" w:type="auto"/>
            <w:shd w:val="clear" w:color="auto" w:fill="FFFFFF"/>
            <w:tcMar>
              <w:top w:w="0" w:type="dxa"/>
              <w:left w:w="150" w:type="dxa"/>
              <w:bottom w:w="0" w:type="dxa"/>
              <w:right w:w="150" w:type="dxa"/>
            </w:tcMar>
            <w:hideMark/>
          </w:tcPr>
          <w:p w14:paraId="3F9E94FF" w14:textId="77777777" w:rsidR="008569CC" w:rsidRPr="008569CC" w:rsidRDefault="008569CC" w:rsidP="008569CC">
            <w:pPr>
              <w:pStyle w:val="code"/>
            </w:pPr>
            <w:r w:rsidRPr="008569CC">
              <w:t xml:space="preserve">     * @type sai_object_id_t</w:t>
            </w:r>
          </w:p>
        </w:tc>
      </w:tr>
      <w:tr w:rsidR="008569CC" w:rsidRPr="008569CC" w14:paraId="406FEBAA" w14:textId="77777777" w:rsidTr="00D71C1A">
        <w:tc>
          <w:tcPr>
            <w:tcW w:w="0" w:type="auto"/>
            <w:shd w:val="clear" w:color="auto" w:fill="FFFFFF"/>
            <w:tcMar>
              <w:top w:w="0" w:type="dxa"/>
              <w:left w:w="150" w:type="dxa"/>
              <w:bottom w:w="0" w:type="dxa"/>
              <w:right w:w="150" w:type="dxa"/>
            </w:tcMar>
            <w:hideMark/>
          </w:tcPr>
          <w:p w14:paraId="048A15B8" w14:textId="77777777" w:rsidR="008569CC" w:rsidRPr="008569CC" w:rsidRDefault="008569CC" w:rsidP="008569CC">
            <w:pPr>
              <w:pStyle w:val="code"/>
            </w:pPr>
            <w:r w:rsidRPr="008569CC">
              <w:t xml:space="preserve">    </w:t>
            </w:r>
            <w:r>
              <w:t xml:space="preserve"> * @objects SAI_OBJECT_TYPE_BRIDGE_PORT,</w:t>
            </w:r>
          </w:p>
        </w:tc>
      </w:tr>
      <w:tr w:rsidR="008569CC" w:rsidRPr="008569CC" w14:paraId="379AB3EA" w14:textId="77777777" w:rsidTr="00D71C1A">
        <w:tc>
          <w:tcPr>
            <w:tcW w:w="0" w:type="auto"/>
            <w:shd w:val="clear" w:color="auto" w:fill="FFFFFF"/>
            <w:tcMar>
              <w:top w:w="0" w:type="dxa"/>
              <w:left w:w="150" w:type="dxa"/>
              <w:bottom w:w="0" w:type="dxa"/>
              <w:right w:w="150" w:type="dxa"/>
            </w:tcMar>
            <w:hideMark/>
          </w:tcPr>
          <w:p w14:paraId="20B0BEF6" w14:textId="77777777" w:rsidR="008569CC" w:rsidRPr="008569CC" w:rsidRDefault="008569CC" w:rsidP="008569CC">
            <w:pPr>
              <w:pStyle w:val="code"/>
            </w:pPr>
            <w:r w:rsidRPr="008569CC">
              <w:t xml:space="preserve">     * @flags MANDATORY_ON_CREATE | CREATE_ONLY</w:t>
            </w:r>
          </w:p>
        </w:tc>
      </w:tr>
      <w:tr w:rsidR="008569CC" w:rsidRPr="008569CC" w14:paraId="0572F20C" w14:textId="77777777" w:rsidTr="00D71C1A">
        <w:tc>
          <w:tcPr>
            <w:tcW w:w="0" w:type="auto"/>
            <w:shd w:val="clear" w:color="auto" w:fill="FFFFFF"/>
            <w:tcMar>
              <w:top w:w="0" w:type="dxa"/>
              <w:left w:w="150" w:type="dxa"/>
              <w:bottom w:w="0" w:type="dxa"/>
              <w:right w:w="150" w:type="dxa"/>
            </w:tcMar>
            <w:hideMark/>
          </w:tcPr>
          <w:p w14:paraId="44F4FBF6" w14:textId="77777777" w:rsidR="008569CC" w:rsidRPr="008569CC" w:rsidRDefault="008569CC" w:rsidP="008569CC">
            <w:pPr>
              <w:pStyle w:val="code"/>
            </w:pPr>
            <w:r w:rsidRPr="008569CC">
              <w:t xml:space="preserve">     */</w:t>
            </w:r>
          </w:p>
        </w:tc>
      </w:tr>
      <w:tr w:rsidR="008569CC" w:rsidRPr="008569CC" w14:paraId="4B00C836" w14:textId="77777777" w:rsidTr="00D71C1A">
        <w:tc>
          <w:tcPr>
            <w:tcW w:w="0" w:type="auto"/>
            <w:shd w:val="clear" w:color="auto" w:fill="FFFFFF"/>
            <w:tcMar>
              <w:top w:w="0" w:type="dxa"/>
              <w:left w:w="150" w:type="dxa"/>
              <w:bottom w:w="0" w:type="dxa"/>
              <w:right w:w="150" w:type="dxa"/>
            </w:tcMar>
            <w:hideMark/>
          </w:tcPr>
          <w:p w14:paraId="25BC7C7F" w14:textId="77777777" w:rsidR="008569CC" w:rsidRPr="008569CC" w:rsidRDefault="008569CC" w:rsidP="008569CC">
            <w:pPr>
              <w:pStyle w:val="code"/>
            </w:pPr>
            <w:r w:rsidRPr="008569CC">
              <w:t xml:space="preserve">    SAI_L2MC_GROUP_MEMBER_ATTR_L2MC_OUTPUT_ID,</w:t>
            </w:r>
          </w:p>
        </w:tc>
      </w:tr>
    </w:tbl>
    <w:p w14:paraId="780DA2AB" w14:textId="77777777" w:rsidR="008569CC" w:rsidRPr="008569CC" w:rsidRDefault="008569CC" w:rsidP="008569CC">
      <w:pPr>
        <w:pStyle w:val="code"/>
      </w:pPr>
    </w:p>
    <w:p w14:paraId="3E267F45" w14:textId="77777777" w:rsidR="008569CC" w:rsidRPr="008569CC" w:rsidRDefault="008569CC" w:rsidP="008569CC">
      <w:pPr>
        <w:pStyle w:val="code"/>
      </w:pPr>
    </w:p>
    <w:p w14:paraId="65ED4B5D" w14:textId="77777777" w:rsidR="007C0E70" w:rsidRDefault="007C0E70" w:rsidP="008569CC">
      <w:pPr>
        <w:pStyle w:val="code"/>
      </w:pPr>
      <w:r>
        <w:t xml:space="preserve"> </w:t>
      </w:r>
      <w:r w:rsidRPr="00A27EDF">
        <w:t xml:space="preserve"> </w:t>
      </w:r>
    </w:p>
    <w:p w14:paraId="5B710BB2" w14:textId="77777777" w:rsidR="002262F2" w:rsidRDefault="002262F2" w:rsidP="00D358C5">
      <w:pPr>
        <w:pStyle w:val="Heading2"/>
      </w:pPr>
      <w:bookmarkStart w:id="271" w:name="_Toc471401298"/>
      <w:r>
        <w:t>SAI VLAN member object</w:t>
      </w:r>
      <w:bookmarkEnd w:id="271"/>
      <w:r>
        <w:t xml:space="preserve"> </w:t>
      </w:r>
    </w:p>
    <w:p w14:paraId="1ADA8E7F" w14:textId="77777777" w:rsidR="002262F2" w:rsidRDefault="002262F2" w:rsidP="002262F2">
      <w:pPr>
        <w:pStyle w:val="code"/>
      </w:pPr>
      <w:r>
        <w:t>typedef enum _sai_vlan_member_attr_t {</w:t>
      </w:r>
    </w:p>
    <w:p w14:paraId="4D996804" w14:textId="77777777" w:rsidR="002262F2" w:rsidRDefault="002262F2" w:rsidP="002262F2">
      <w:pPr>
        <w:pStyle w:val="code"/>
      </w:pPr>
    </w:p>
    <w:p w14:paraId="11383F0B" w14:textId="77777777" w:rsidR="002262F2" w:rsidRDefault="002262F2" w:rsidP="002262F2">
      <w:pPr>
        <w:pStyle w:val="code"/>
      </w:pPr>
      <w:r>
        <w:t xml:space="preserve">    SAI_VLAN_MEMBER_ATTR_START,</w:t>
      </w:r>
    </w:p>
    <w:p w14:paraId="35D73774" w14:textId="77777777" w:rsidR="002262F2" w:rsidRDefault="002262F2" w:rsidP="002262F2">
      <w:pPr>
        <w:pStyle w:val="code"/>
      </w:pPr>
    </w:p>
    <w:p w14:paraId="1C77284C" w14:textId="77777777" w:rsidR="002262F2" w:rsidRDefault="002262F2" w:rsidP="002262F2">
      <w:pPr>
        <w:pStyle w:val="code"/>
      </w:pPr>
      <w:r>
        <w:t xml:space="preserve">    /** READ_WRITE */</w:t>
      </w:r>
    </w:p>
    <w:p w14:paraId="2251A635" w14:textId="77777777" w:rsidR="002262F2" w:rsidRDefault="002262F2" w:rsidP="002262F2">
      <w:pPr>
        <w:pStyle w:val="code"/>
      </w:pPr>
    </w:p>
    <w:p w14:paraId="3161F461" w14:textId="77777777" w:rsidR="002262F2" w:rsidRDefault="002262F2" w:rsidP="002262F2">
      <w:pPr>
        <w:pStyle w:val="code"/>
      </w:pPr>
      <w:r>
        <w:t xml:space="preserve">    /** VLAN ID [sai_vlan_id_t] (MANDATORY_ON_CREATE|CREATE_ONLY) */</w:t>
      </w:r>
    </w:p>
    <w:p w14:paraId="15E8FEC3" w14:textId="77777777" w:rsidR="002262F2" w:rsidRDefault="002262F2" w:rsidP="002262F2">
      <w:pPr>
        <w:pStyle w:val="code"/>
      </w:pPr>
      <w:r>
        <w:t xml:space="preserve">    SAI_VLAN_MEMBER_ATTR_VLAN_ID = SAI_VLAN_MEMBER_ATTR_START,</w:t>
      </w:r>
    </w:p>
    <w:p w14:paraId="26824A4B" w14:textId="77777777" w:rsidR="002262F2" w:rsidRDefault="002262F2" w:rsidP="002262F2">
      <w:pPr>
        <w:pStyle w:val="code"/>
      </w:pPr>
    </w:p>
    <w:p w14:paraId="6F68F5B6" w14:textId="77777777" w:rsidR="002262F2" w:rsidRPr="002262F2" w:rsidRDefault="002262F2" w:rsidP="002262F2">
      <w:pPr>
        <w:pStyle w:val="code"/>
        <w:rPr>
          <w:color w:val="FF0000"/>
        </w:rPr>
      </w:pPr>
      <w:r>
        <w:t xml:space="preserve">   </w:t>
      </w:r>
      <w:r w:rsidRPr="002262F2">
        <w:rPr>
          <w:color w:val="FF0000"/>
        </w:rPr>
        <w:t xml:space="preserve"> /** logical port ID [sai_object_id_t] (MANDATORY_ON_CREATE|CREATE_ONLY) */</w:t>
      </w:r>
    </w:p>
    <w:p w14:paraId="28A7387C" w14:textId="77777777" w:rsidR="002262F2" w:rsidRDefault="002262F2" w:rsidP="002262F2">
      <w:pPr>
        <w:pStyle w:val="code"/>
        <w:rPr>
          <w:color w:val="FF0000"/>
        </w:rPr>
      </w:pPr>
      <w:r w:rsidRPr="002262F2">
        <w:rPr>
          <w:color w:val="FF0000"/>
        </w:rPr>
        <w:t xml:space="preserve">    SAI_VLAN_MEMBER_ATTR_PORT_ID,</w:t>
      </w:r>
    </w:p>
    <w:p w14:paraId="322EC025" w14:textId="77777777" w:rsidR="002262F2" w:rsidRDefault="002262F2" w:rsidP="002262F2">
      <w:pPr>
        <w:pStyle w:val="code"/>
      </w:pPr>
    </w:p>
    <w:p w14:paraId="468E0FC7" w14:textId="77777777" w:rsidR="002262F2" w:rsidRPr="002262F2" w:rsidRDefault="002262F2" w:rsidP="002262F2">
      <w:pPr>
        <w:pStyle w:val="code"/>
        <w:rPr>
          <w:b/>
          <w:bCs/>
          <w:color w:val="000000" w:themeColor="text1"/>
        </w:rPr>
      </w:pPr>
      <w:r>
        <w:lastRenderedPageBreak/>
        <w:t xml:space="preserve">   </w:t>
      </w:r>
      <w:r>
        <w:rPr>
          <w:b/>
          <w:bCs/>
          <w:color w:val="000000" w:themeColor="text1"/>
        </w:rPr>
        <w:t xml:space="preserve"> /** logical bridge port </w:t>
      </w:r>
      <w:r w:rsidRPr="002262F2">
        <w:rPr>
          <w:b/>
          <w:bCs/>
          <w:color w:val="000000" w:themeColor="text1"/>
        </w:rPr>
        <w:t xml:space="preserve"> ID</w:t>
      </w:r>
      <w:r>
        <w:rPr>
          <w:b/>
          <w:bCs/>
          <w:color w:val="000000" w:themeColor="text1"/>
        </w:rPr>
        <w:t xml:space="preserve"> valid only for .1Q bridge ports </w:t>
      </w:r>
      <w:r w:rsidRPr="002262F2">
        <w:rPr>
          <w:b/>
          <w:bCs/>
          <w:color w:val="000000" w:themeColor="text1"/>
        </w:rPr>
        <w:t xml:space="preserve"> [sai_object_id_t] (MANDATORY_ON_CREATE|CREATE_ONLY) */</w:t>
      </w:r>
    </w:p>
    <w:p w14:paraId="530011F2" w14:textId="77777777" w:rsidR="002262F2" w:rsidRPr="002262F2" w:rsidRDefault="002262F2" w:rsidP="002262F2">
      <w:pPr>
        <w:pStyle w:val="code"/>
        <w:rPr>
          <w:b/>
          <w:bCs/>
          <w:color w:val="000000" w:themeColor="text1"/>
        </w:rPr>
      </w:pPr>
      <w:commentRangeStart w:id="272"/>
      <w:commentRangeStart w:id="273"/>
      <w:r w:rsidRPr="002262F2">
        <w:rPr>
          <w:b/>
          <w:bCs/>
          <w:color w:val="000000" w:themeColor="text1"/>
        </w:rPr>
        <w:t xml:space="preserve">    SAI_VLAN_MEMBER_ATTR_</w:t>
      </w:r>
      <w:r>
        <w:rPr>
          <w:b/>
          <w:bCs/>
          <w:color w:val="000000" w:themeColor="text1"/>
        </w:rPr>
        <w:t>BRIDGE_</w:t>
      </w:r>
      <w:r w:rsidRPr="002262F2">
        <w:rPr>
          <w:b/>
          <w:bCs/>
          <w:color w:val="000000" w:themeColor="text1"/>
        </w:rPr>
        <w:t>PORT_ID,</w:t>
      </w:r>
      <w:commentRangeEnd w:id="272"/>
      <w:r w:rsidR="005065AD">
        <w:rPr>
          <w:rStyle w:val="CommentReference"/>
          <w:rFonts w:ascii="Calibri" w:eastAsiaTheme="minorEastAsia" w:hAnsi="Calibri"/>
          <w:noProof w:val="0"/>
        </w:rPr>
        <w:commentReference w:id="272"/>
      </w:r>
      <w:commentRangeEnd w:id="273"/>
      <w:r w:rsidR="00A55F92">
        <w:rPr>
          <w:rStyle w:val="CommentReference"/>
          <w:rFonts w:ascii="Calibri" w:eastAsiaTheme="minorEastAsia" w:hAnsi="Calibri"/>
          <w:noProof w:val="0"/>
        </w:rPr>
        <w:commentReference w:id="273"/>
      </w:r>
    </w:p>
    <w:p w14:paraId="44BD43C9" w14:textId="77777777" w:rsidR="002262F2" w:rsidRDefault="002262F2" w:rsidP="002262F2">
      <w:pPr>
        <w:pStyle w:val="code"/>
      </w:pPr>
    </w:p>
    <w:p w14:paraId="2BDE4BD0" w14:textId="77777777" w:rsidR="002262F2" w:rsidRDefault="002262F2" w:rsidP="002262F2">
      <w:pPr>
        <w:pStyle w:val="code"/>
      </w:pPr>
      <w:r>
        <w:t xml:space="preserve">    /** VLAN tagging mode [sai_vlan_tagging_mode_t] (CREATE_AND_SET)</w:t>
      </w:r>
    </w:p>
    <w:p w14:paraId="0A0F4395" w14:textId="77777777" w:rsidR="002262F2" w:rsidRDefault="002262F2" w:rsidP="002262F2">
      <w:pPr>
        <w:pStyle w:val="code"/>
      </w:pPr>
      <w:r>
        <w:t xml:space="preserve">     * (default to SAI_VLAN_PORT_UNTAGGED) */</w:t>
      </w:r>
    </w:p>
    <w:p w14:paraId="06A05684" w14:textId="77777777" w:rsidR="002262F2" w:rsidRDefault="002262F2" w:rsidP="002262F2">
      <w:pPr>
        <w:pStyle w:val="code"/>
      </w:pPr>
      <w:r>
        <w:t xml:space="preserve">    SAI_VLAN_MEMBER_ATTR_TAGGING_MODE,</w:t>
      </w:r>
    </w:p>
    <w:p w14:paraId="5023BFF2" w14:textId="77777777" w:rsidR="002262F2" w:rsidRDefault="002262F2" w:rsidP="002262F2">
      <w:pPr>
        <w:pStyle w:val="code"/>
      </w:pPr>
    </w:p>
    <w:p w14:paraId="06879763" w14:textId="77777777" w:rsidR="002262F2" w:rsidRDefault="002262F2" w:rsidP="002262F2">
      <w:pPr>
        <w:pStyle w:val="code"/>
      </w:pPr>
      <w:r>
        <w:t xml:space="preserve">    SAI_VLAN_MEMBER_ATTR_END,</w:t>
      </w:r>
    </w:p>
    <w:p w14:paraId="1AC756BB" w14:textId="77777777" w:rsidR="002262F2" w:rsidRDefault="002262F2" w:rsidP="002262F2">
      <w:pPr>
        <w:pStyle w:val="code"/>
      </w:pPr>
    </w:p>
    <w:p w14:paraId="6C570C63" w14:textId="77777777" w:rsidR="002262F2" w:rsidRDefault="002262F2" w:rsidP="002262F2">
      <w:pPr>
        <w:pStyle w:val="code"/>
      </w:pPr>
      <w:r>
        <w:t xml:space="preserve">    /** custom range base value */</w:t>
      </w:r>
    </w:p>
    <w:p w14:paraId="6283249A" w14:textId="77777777" w:rsidR="002262F2" w:rsidRDefault="002262F2" w:rsidP="002262F2">
      <w:pPr>
        <w:pStyle w:val="code"/>
      </w:pPr>
      <w:r>
        <w:t xml:space="preserve">    SAI_VLAN_MEMBER_ATTR_CUSTOM_RANGE_START = 0x10000000,</w:t>
      </w:r>
    </w:p>
    <w:p w14:paraId="5C2024D9" w14:textId="77777777" w:rsidR="002262F2" w:rsidRDefault="002262F2" w:rsidP="002262F2">
      <w:pPr>
        <w:pStyle w:val="code"/>
      </w:pPr>
    </w:p>
    <w:p w14:paraId="5832912A" w14:textId="77777777" w:rsidR="002262F2" w:rsidRDefault="002262F2" w:rsidP="002262F2">
      <w:pPr>
        <w:pStyle w:val="code"/>
      </w:pPr>
      <w:r>
        <w:t xml:space="preserve">    /* --*/</w:t>
      </w:r>
    </w:p>
    <w:p w14:paraId="26F7ED86" w14:textId="77777777" w:rsidR="002262F2" w:rsidRDefault="002262F2" w:rsidP="002262F2">
      <w:pPr>
        <w:pStyle w:val="code"/>
      </w:pPr>
      <w:r>
        <w:t xml:space="preserve">    SAI_VLAN_MEMBER_ATTR_CUSTOM_RANGE_END</w:t>
      </w:r>
    </w:p>
    <w:p w14:paraId="105FEB6D" w14:textId="77777777" w:rsidR="002262F2" w:rsidRDefault="002262F2" w:rsidP="002262F2">
      <w:pPr>
        <w:pStyle w:val="code"/>
      </w:pPr>
    </w:p>
    <w:p w14:paraId="4AD75B7C" w14:textId="77777777" w:rsidR="002262F2" w:rsidRDefault="002262F2" w:rsidP="002262F2">
      <w:pPr>
        <w:pStyle w:val="code"/>
      </w:pPr>
    </w:p>
    <w:p w14:paraId="42DD884D" w14:textId="77777777" w:rsidR="002262F2" w:rsidRPr="002262F2" w:rsidRDefault="002262F2" w:rsidP="002262F2">
      <w:pPr>
        <w:pStyle w:val="code"/>
      </w:pPr>
      <w:r>
        <w:t>} sai_vlan_member_attr_t;</w:t>
      </w:r>
    </w:p>
    <w:p w14:paraId="47C2CD29" w14:textId="77777777" w:rsidR="00D358C5" w:rsidRDefault="00D358C5" w:rsidP="00D358C5">
      <w:pPr>
        <w:pStyle w:val="Heading2"/>
      </w:pPr>
      <w:bookmarkStart w:id="274" w:name="_Toc471401299"/>
      <w:r>
        <w:t>SAI router interface</w:t>
      </w:r>
      <w:r w:rsidRPr="00A27EDF">
        <w:t xml:space="preserve"> object</w:t>
      </w:r>
      <w:bookmarkEnd w:id="274"/>
      <w:r w:rsidRPr="00A27EDF">
        <w:t xml:space="preserve"> </w:t>
      </w:r>
    </w:p>
    <w:p w14:paraId="174579E9" w14:textId="77777777" w:rsidR="001B350F" w:rsidRDefault="001B350F" w:rsidP="003342F3">
      <w:pPr>
        <w:pStyle w:val="code"/>
      </w:pPr>
      <w:r>
        <w:t>/**</w:t>
      </w:r>
    </w:p>
    <w:p w14:paraId="5F629537" w14:textId="77777777" w:rsidR="001B350F" w:rsidRDefault="001B350F" w:rsidP="003342F3">
      <w:pPr>
        <w:pStyle w:val="code"/>
      </w:pPr>
      <w:r>
        <w:t xml:space="preserve"> *  @brief Attribute data for SAI_ROUTER_INTERFACE_ATTR_TYPE</w:t>
      </w:r>
    </w:p>
    <w:p w14:paraId="64035A50" w14:textId="77777777" w:rsidR="001B350F" w:rsidRDefault="001B350F" w:rsidP="003342F3">
      <w:pPr>
        <w:pStyle w:val="code"/>
      </w:pPr>
      <w:r>
        <w:t xml:space="preserve"> */</w:t>
      </w:r>
    </w:p>
    <w:p w14:paraId="6FAC8826" w14:textId="77777777" w:rsidR="001B350F" w:rsidRDefault="001B350F" w:rsidP="003342F3">
      <w:pPr>
        <w:pStyle w:val="code"/>
      </w:pPr>
      <w:r>
        <w:t xml:space="preserve">typedef enum _sai_router_interface_type_t </w:t>
      </w:r>
    </w:p>
    <w:p w14:paraId="48F018E2" w14:textId="77777777" w:rsidR="001B350F" w:rsidRDefault="001B350F" w:rsidP="003342F3">
      <w:pPr>
        <w:pStyle w:val="code"/>
      </w:pPr>
      <w:r>
        <w:t>{</w:t>
      </w:r>
    </w:p>
    <w:p w14:paraId="3DF77257" w14:textId="77777777" w:rsidR="001B350F" w:rsidRDefault="001B350F" w:rsidP="003342F3">
      <w:pPr>
        <w:pStyle w:val="code"/>
      </w:pPr>
      <w:r>
        <w:t xml:space="preserve">    /** Port or Lag Router Interface Type */</w:t>
      </w:r>
    </w:p>
    <w:p w14:paraId="58EA3E15" w14:textId="77777777" w:rsidR="001B350F" w:rsidRDefault="001B350F" w:rsidP="003342F3">
      <w:pPr>
        <w:pStyle w:val="code"/>
      </w:pPr>
      <w:r>
        <w:t xml:space="preserve">    SAI_ROUTER_INTERFACE_TYPE_PORT,</w:t>
      </w:r>
    </w:p>
    <w:p w14:paraId="2D5C9A99" w14:textId="77777777" w:rsidR="001B350F" w:rsidRDefault="001B350F" w:rsidP="003342F3">
      <w:pPr>
        <w:pStyle w:val="code"/>
      </w:pPr>
    </w:p>
    <w:p w14:paraId="54A3B9CB" w14:textId="77777777" w:rsidR="001B350F" w:rsidRDefault="001B350F" w:rsidP="003342F3">
      <w:pPr>
        <w:pStyle w:val="code"/>
      </w:pPr>
      <w:r>
        <w:t xml:space="preserve">    /** VLAN Router Interface Type */</w:t>
      </w:r>
    </w:p>
    <w:p w14:paraId="281B9543" w14:textId="77777777" w:rsidR="001B350F" w:rsidRDefault="001B350F" w:rsidP="003342F3">
      <w:pPr>
        <w:pStyle w:val="code"/>
      </w:pPr>
      <w:r>
        <w:t xml:space="preserve">    SAI_ROUTER_INTERFACE_TYPE_VLAN,</w:t>
      </w:r>
    </w:p>
    <w:p w14:paraId="4539F020" w14:textId="77777777" w:rsidR="001B350F" w:rsidRDefault="001B350F" w:rsidP="003342F3">
      <w:pPr>
        <w:pStyle w:val="code"/>
      </w:pPr>
    </w:p>
    <w:p w14:paraId="5ABDCBB9" w14:textId="77777777" w:rsidR="001B350F" w:rsidRDefault="001B350F" w:rsidP="003342F3">
      <w:pPr>
        <w:pStyle w:val="code"/>
      </w:pPr>
      <w:r>
        <w:t xml:space="preserve">    /** Loopback Router Interface Type */</w:t>
      </w:r>
    </w:p>
    <w:p w14:paraId="3E3D58B7" w14:textId="77777777" w:rsidR="001B350F" w:rsidRDefault="001B350F" w:rsidP="003342F3">
      <w:pPr>
        <w:pStyle w:val="code"/>
      </w:pPr>
      <w:r>
        <w:t xml:space="preserve">    SAI_ROUTER_INTERFACE_TYPE_LOOPBACK</w:t>
      </w:r>
    </w:p>
    <w:p w14:paraId="52813C85" w14:textId="77777777" w:rsidR="003342F3" w:rsidRDefault="003342F3" w:rsidP="003342F3">
      <w:pPr>
        <w:pStyle w:val="code"/>
      </w:pPr>
    </w:p>
    <w:p w14:paraId="42FBA491" w14:textId="77777777" w:rsidR="003342F3" w:rsidRPr="003342F3" w:rsidRDefault="003342F3" w:rsidP="003342F3">
      <w:pPr>
        <w:pStyle w:val="code"/>
        <w:rPr>
          <w:b/>
          <w:bCs/>
        </w:rPr>
      </w:pPr>
      <w:r>
        <w:t xml:space="preserve">    </w:t>
      </w:r>
      <w:r w:rsidRPr="003342F3">
        <w:rPr>
          <w:b/>
          <w:bCs/>
        </w:rPr>
        <w:t>/** sub port  Interface Type */</w:t>
      </w:r>
    </w:p>
    <w:p w14:paraId="4AE517E1" w14:textId="77777777" w:rsidR="003342F3" w:rsidRPr="003342F3" w:rsidRDefault="003342F3" w:rsidP="003342F3">
      <w:pPr>
        <w:pStyle w:val="code"/>
        <w:rPr>
          <w:b/>
          <w:bCs/>
        </w:rPr>
      </w:pPr>
      <w:commentRangeStart w:id="275"/>
      <w:commentRangeStart w:id="276"/>
      <w:r w:rsidRPr="003342F3">
        <w:rPr>
          <w:b/>
          <w:bCs/>
        </w:rPr>
        <w:t xml:space="preserve">    SAI_ROUTER_INTERFACE_TYPE_SUB_PORT</w:t>
      </w:r>
      <w:commentRangeEnd w:id="275"/>
      <w:r w:rsidR="00990FB2">
        <w:rPr>
          <w:rStyle w:val="CommentReference"/>
          <w:rFonts w:ascii="Calibri" w:eastAsiaTheme="minorEastAsia" w:hAnsi="Calibri"/>
          <w:noProof w:val="0"/>
        </w:rPr>
        <w:commentReference w:id="275"/>
      </w:r>
      <w:commentRangeEnd w:id="276"/>
      <w:r w:rsidR="00A55F92">
        <w:rPr>
          <w:rStyle w:val="CommentReference"/>
          <w:rFonts w:ascii="Calibri" w:eastAsiaTheme="minorEastAsia" w:hAnsi="Calibri"/>
          <w:noProof w:val="0"/>
        </w:rPr>
        <w:commentReference w:id="276"/>
      </w:r>
    </w:p>
    <w:p w14:paraId="51D1FE56" w14:textId="77777777" w:rsidR="003342F3" w:rsidRPr="003342F3" w:rsidRDefault="003342F3" w:rsidP="003342F3">
      <w:pPr>
        <w:pStyle w:val="code"/>
        <w:rPr>
          <w:b/>
          <w:bCs/>
        </w:rPr>
      </w:pPr>
    </w:p>
    <w:p w14:paraId="0016FCCB" w14:textId="77777777" w:rsidR="003342F3" w:rsidRPr="003342F3" w:rsidRDefault="003342F3" w:rsidP="003342F3">
      <w:pPr>
        <w:pStyle w:val="code"/>
        <w:rPr>
          <w:b/>
          <w:bCs/>
        </w:rPr>
      </w:pPr>
      <w:r w:rsidRPr="003342F3">
        <w:rPr>
          <w:b/>
          <w:bCs/>
        </w:rPr>
        <w:t xml:space="preserve">    /** .1D bridge Interface Type */</w:t>
      </w:r>
    </w:p>
    <w:p w14:paraId="0CEC992B" w14:textId="77777777" w:rsidR="003342F3" w:rsidRPr="003342F3" w:rsidRDefault="003342F3" w:rsidP="003342F3">
      <w:pPr>
        <w:pStyle w:val="code"/>
        <w:rPr>
          <w:b/>
          <w:bCs/>
        </w:rPr>
      </w:pPr>
      <w:r w:rsidRPr="003342F3">
        <w:rPr>
          <w:b/>
          <w:bCs/>
        </w:rPr>
        <w:t xml:space="preserve">    SAI_ROUTER_INTERFACE_TYPE_BRIDGE</w:t>
      </w:r>
    </w:p>
    <w:p w14:paraId="6BBCBA8C" w14:textId="77777777" w:rsidR="003342F3" w:rsidRPr="003342F3" w:rsidRDefault="003342F3" w:rsidP="003342F3">
      <w:pPr>
        <w:pStyle w:val="code"/>
        <w:rPr>
          <w:b/>
          <w:bCs/>
        </w:rPr>
      </w:pPr>
    </w:p>
    <w:p w14:paraId="424D6FA2" w14:textId="77777777" w:rsidR="001B350F" w:rsidRDefault="001B350F" w:rsidP="003342F3">
      <w:pPr>
        <w:pStyle w:val="code"/>
      </w:pPr>
    </w:p>
    <w:p w14:paraId="2FC07B56" w14:textId="77777777" w:rsidR="00D358C5" w:rsidRDefault="001B350F" w:rsidP="003342F3">
      <w:pPr>
        <w:pStyle w:val="code"/>
      </w:pPr>
      <w:r>
        <w:t>} sai_router_interface_type_t;</w:t>
      </w:r>
    </w:p>
    <w:p w14:paraId="064851C9" w14:textId="77777777" w:rsidR="003342F3" w:rsidRDefault="003342F3" w:rsidP="003342F3">
      <w:pPr>
        <w:pStyle w:val="code"/>
      </w:pPr>
    </w:p>
    <w:p w14:paraId="1F7640B2" w14:textId="77777777" w:rsidR="003342F3" w:rsidRDefault="003342F3" w:rsidP="003342F3">
      <w:pPr>
        <w:pStyle w:val="code"/>
      </w:pPr>
    </w:p>
    <w:p w14:paraId="169CBABE" w14:textId="77777777" w:rsidR="003342F3" w:rsidRDefault="003342F3" w:rsidP="003342F3">
      <w:pPr>
        <w:pStyle w:val="code"/>
      </w:pPr>
      <w:r>
        <w:t>typedef enum _sai_router_interface_attr_t</w:t>
      </w:r>
    </w:p>
    <w:p w14:paraId="15B4C8D8" w14:textId="77777777" w:rsidR="003342F3" w:rsidRDefault="003342F3" w:rsidP="003342F3">
      <w:pPr>
        <w:pStyle w:val="code"/>
      </w:pPr>
      <w:r>
        <w:t>{</w:t>
      </w:r>
    </w:p>
    <w:p w14:paraId="5389B453" w14:textId="77777777" w:rsidR="003342F3" w:rsidRDefault="003342F3" w:rsidP="003342F3">
      <w:pPr>
        <w:pStyle w:val="code"/>
      </w:pPr>
      <w:r>
        <w:t xml:space="preserve">    /** READ-ONLY */</w:t>
      </w:r>
    </w:p>
    <w:p w14:paraId="64D7B449" w14:textId="77777777" w:rsidR="003342F3" w:rsidRDefault="003342F3" w:rsidP="003342F3">
      <w:pPr>
        <w:pStyle w:val="code"/>
      </w:pPr>
    </w:p>
    <w:p w14:paraId="422C3015" w14:textId="77777777" w:rsidR="003342F3" w:rsidRDefault="003342F3" w:rsidP="003342F3">
      <w:pPr>
        <w:pStyle w:val="code"/>
      </w:pPr>
      <w:r>
        <w:t xml:space="preserve">    /** Virtual router id [sai_object_id_t] (MANDATORY_ON_CREATE|CREATE_ONLY) */</w:t>
      </w:r>
    </w:p>
    <w:p w14:paraId="343D6E1F" w14:textId="77777777" w:rsidR="003342F3" w:rsidRDefault="003342F3" w:rsidP="003342F3">
      <w:pPr>
        <w:pStyle w:val="code"/>
      </w:pPr>
      <w:r>
        <w:t xml:space="preserve">    SAI_ROUTER_INTERFACE_ATTR_VIRTUAL_ROUTER_ID,</w:t>
      </w:r>
    </w:p>
    <w:p w14:paraId="33B66298" w14:textId="77777777" w:rsidR="003342F3" w:rsidRDefault="003342F3" w:rsidP="003342F3">
      <w:pPr>
        <w:pStyle w:val="code"/>
      </w:pPr>
    </w:p>
    <w:p w14:paraId="76F1380F" w14:textId="77777777" w:rsidR="003342F3" w:rsidRDefault="003342F3" w:rsidP="003342F3">
      <w:pPr>
        <w:pStyle w:val="code"/>
      </w:pPr>
      <w:r>
        <w:t xml:space="preserve">    /** Type [sai_router_interface_type_t]  (MANDATORY_ON_CREATE|CREATE_ONLY) */</w:t>
      </w:r>
    </w:p>
    <w:p w14:paraId="1F00854C" w14:textId="77777777" w:rsidR="003342F3" w:rsidRDefault="003342F3" w:rsidP="003342F3">
      <w:pPr>
        <w:pStyle w:val="code"/>
      </w:pPr>
      <w:r>
        <w:t xml:space="preserve">    SAI_ROUTER_INTERFACE_ATTR_TYPE,</w:t>
      </w:r>
    </w:p>
    <w:p w14:paraId="7206732C" w14:textId="77777777" w:rsidR="003342F3" w:rsidRDefault="003342F3" w:rsidP="003342F3">
      <w:pPr>
        <w:pStyle w:val="code"/>
      </w:pPr>
    </w:p>
    <w:p w14:paraId="7C7D5285" w14:textId="77777777" w:rsidR="003342F3" w:rsidRDefault="003342F3" w:rsidP="003342F3">
      <w:pPr>
        <w:pStyle w:val="code"/>
      </w:pPr>
      <w:r>
        <w:t xml:space="preserve">    /** Assosiated Port or Lag object id [sai_object_id_t] </w:t>
      </w:r>
    </w:p>
    <w:p w14:paraId="6ED3BC1D" w14:textId="77777777" w:rsidR="003342F3" w:rsidRDefault="003342F3" w:rsidP="003342F3">
      <w:pPr>
        <w:pStyle w:val="code"/>
      </w:pPr>
      <w:r>
        <w:t xml:space="preserve">    *  (MANDATORY_ON_CREATE when SAI_ROUTER_INTERFACE_ATTR_TYPE == SAI_ROUTER_INTERFACE_TYPE_PORT or SUB_PORT | CREATE_ONLY) </w:t>
      </w:r>
    </w:p>
    <w:p w14:paraId="4BE491DB" w14:textId="77777777" w:rsidR="003342F3" w:rsidRDefault="003342F3" w:rsidP="003342F3">
      <w:pPr>
        <w:pStyle w:val="code"/>
      </w:pPr>
      <w:r>
        <w:t xml:space="preserve">    */</w:t>
      </w:r>
    </w:p>
    <w:p w14:paraId="1ABC5900" w14:textId="77777777" w:rsidR="003342F3" w:rsidRDefault="003342F3" w:rsidP="003342F3">
      <w:pPr>
        <w:pStyle w:val="code"/>
      </w:pPr>
      <w:r>
        <w:t xml:space="preserve">    SAI_ROUTER_INTERFACE_ATTR_PORT_ID,</w:t>
      </w:r>
    </w:p>
    <w:p w14:paraId="46AF11B1" w14:textId="77777777" w:rsidR="003342F3" w:rsidRDefault="003342F3" w:rsidP="003342F3">
      <w:pPr>
        <w:pStyle w:val="code"/>
      </w:pPr>
    </w:p>
    <w:p w14:paraId="45469216" w14:textId="77777777" w:rsidR="003342F3" w:rsidRDefault="003342F3" w:rsidP="003342F3">
      <w:pPr>
        <w:pStyle w:val="code"/>
      </w:pPr>
      <w:r>
        <w:t xml:space="preserve">    /** Assosiated Vlan [sai_vlan_id_t] </w:t>
      </w:r>
    </w:p>
    <w:p w14:paraId="3F5F2737" w14:textId="77777777" w:rsidR="003342F3" w:rsidRDefault="003342F3" w:rsidP="003342F3">
      <w:pPr>
        <w:pStyle w:val="code"/>
      </w:pPr>
      <w:r>
        <w:t xml:space="preserve">    *  (MANDATORY_ON_CREATE when SAI_ROUTER_INTERFACE_ATTR_TYPE == SAI_ROU</w:t>
      </w:r>
      <w:r w:rsidR="0064130B">
        <w:t>TER_INTERFACE_TYPE_VLAN or SUB_</w:t>
      </w:r>
      <w:r>
        <w:t>PORT | CREATE_ONLY)</w:t>
      </w:r>
    </w:p>
    <w:p w14:paraId="40703EEC" w14:textId="77777777" w:rsidR="003342F3" w:rsidRDefault="003342F3" w:rsidP="003342F3">
      <w:pPr>
        <w:pStyle w:val="code"/>
      </w:pPr>
      <w:r>
        <w:t xml:space="preserve">    */</w:t>
      </w:r>
    </w:p>
    <w:p w14:paraId="2D2ACAB0" w14:textId="77777777" w:rsidR="003342F3" w:rsidRDefault="003342F3" w:rsidP="003342F3">
      <w:pPr>
        <w:pStyle w:val="code"/>
      </w:pPr>
      <w:r>
        <w:t xml:space="preserve">    SAI_ROUTER_INTERFACE_ATTR_VLAN_ID,</w:t>
      </w:r>
    </w:p>
    <w:p w14:paraId="5DAE8B71" w14:textId="77777777" w:rsidR="00A15916" w:rsidRDefault="00A15916" w:rsidP="003342F3">
      <w:pPr>
        <w:pStyle w:val="code"/>
      </w:pPr>
    </w:p>
    <w:p w14:paraId="0C284F29" w14:textId="77777777" w:rsidR="00A15916" w:rsidRDefault="002825C8" w:rsidP="00A15916">
      <w:pPr>
        <w:pStyle w:val="Heading2"/>
        <w:numPr>
          <w:ilvl w:val="1"/>
          <w:numId w:val="27"/>
        </w:numPr>
      </w:pPr>
      <w:bookmarkStart w:id="277" w:name="_Toc471401300"/>
      <w:r>
        <w:lastRenderedPageBreak/>
        <w:t>SAI tunnel</w:t>
      </w:r>
      <w:bookmarkEnd w:id="277"/>
      <w:r>
        <w:t xml:space="preserve"> </w:t>
      </w:r>
    </w:p>
    <w:p w14:paraId="01719AF6" w14:textId="77777777" w:rsidR="00A15916" w:rsidRDefault="00A15916" w:rsidP="003342F3">
      <w:pPr>
        <w:pStyle w:val="code"/>
      </w:pPr>
    </w:p>
    <w:p w14:paraId="7E527248" w14:textId="77777777" w:rsidR="00A15916" w:rsidRDefault="00A15916" w:rsidP="00A15916">
      <w:pPr>
        <w:pStyle w:val="code"/>
      </w:pPr>
      <w:r>
        <w:t>typedef enum _sai_tunnel_map_type_t</w:t>
      </w:r>
    </w:p>
    <w:p w14:paraId="3BF726B9" w14:textId="77777777" w:rsidR="00A15916" w:rsidRDefault="00A15916" w:rsidP="00A15916">
      <w:pPr>
        <w:pStyle w:val="code"/>
      </w:pPr>
      <w:r>
        <w:t>{</w:t>
      </w:r>
    </w:p>
    <w:p w14:paraId="1395623F" w14:textId="77777777" w:rsidR="00A15916" w:rsidRDefault="00A15916" w:rsidP="00A15916">
      <w:pPr>
        <w:pStyle w:val="code"/>
      </w:pPr>
      <w:r>
        <w:t xml:space="preserve">    /** TUNNEL Map overlay ECN to underlay ECN (only valid for encap) */</w:t>
      </w:r>
    </w:p>
    <w:p w14:paraId="64E6D8F6" w14:textId="77777777" w:rsidR="00A15916" w:rsidRDefault="00A15916" w:rsidP="00A15916">
      <w:pPr>
        <w:pStyle w:val="code"/>
      </w:pPr>
      <w:r>
        <w:t xml:space="preserve">    SAI_TUNNEL_MAP_TYPE_OECN_TO_UECN = 0x00000000,</w:t>
      </w:r>
    </w:p>
    <w:p w14:paraId="071E398D" w14:textId="77777777" w:rsidR="00A15916" w:rsidRDefault="00A15916" w:rsidP="00A15916">
      <w:pPr>
        <w:pStyle w:val="code"/>
      </w:pPr>
    </w:p>
    <w:p w14:paraId="2D928415" w14:textId="77777777" w:rsidR="00A15916" w:rsidRDefault="00A15916" w:rsidP="00A15916">
      <w:pPr>
        <w:pStyle w:val="code"/>
      </w:pPr>
      <w:r>
        <w:t xml:space="preserve">    /** TUNNEL Map underlay ECN and overlay ECN to overlay ECN (only valid for decap) */</w:t>
      </w:r>
    </w:p>
    <w:p w14:paraId="68E1D365" w14:textId="77777777" w:rsidR="00A15916" w:rsidRDefault="00A15916" w:rsidP="00A15916">
      <w:pPr>
        <w:pStyle w:val="code"/>
      </w:pPr>
      <w:r>
        <w:t xml:space="preserve">    SAI_TUNNEL_MAP_TYPE_UECN_OECN_TO_OECN = 0x00000001,</w:t>
      </w:r>
    </w:p>
    <w:p w14:paraId="3A77CB9E" w14:textId="77777777" w:rsidR="00A15916" w:rsidRDefault="00A15916" w:rsidP="00A15916">
      <w:pPr>
        <w:pStyle w:val="code"/>
      </w:pPr>
    </w:p>
    <w:p w14:paraId="20CB44E4" w14:textId="77777777" w:rsidR="00A15916" w:rsidRDefault="00A15916" w:rsidP="00A15916">
      <w:pPr>
        <w:pStyle w:val="code"/>
      </w:pPr>
      <w:r>
        <w:t xml:space="preserve">    /** TUNNEL Map VNI to VLAN ID */</w:t>
      </w:r>
    </w:p>
    <w:p w14:paraId="311EA629" w14:textId="77777777" w:rsidR="00A15916" w:rsidRDefault="00A15916" w:rsidP="00A15916">
      <w:pPr>
        <w:pStyle w:val="code"/>
      </w:pPr>
      <w:r>
        <w:t xml:space="preserve">    SAI_TUNNEL_MAP_TYPE_VNI_TO_VLAN_ID = 0x00000002,</w:t>
      </w:r>
    </w:p>
    <w:p w14:paraId="7FD949BC" w14:textId="77777777" w:rsidR="00A15916" w:rsidRDefault="00A15916" w:rsidP="00A15916">
      <w:pPr>
        <w:pStyle w:val="code"/>
      </w:pPr>
    </w:p>
    <w:p w14:paraId="4DEE9F24" w14:textId="77777777" w:rsidR="00A15916" w:rsidRDefault="00A15916" w:rsidP="00A15916">
      <w:pPr>
        <w:pStyle w:val="code"/>
      </w:pPr>
      <w:r>
        <w:t xml:space="preserve">    /** TUNNEL Map VLAN ID to VNI */</w:t>
      </w:r>
    </w:p>
    <w:p w14:paraId="565C0D01" w14:textId="77777777" w:rsidR="00A15916" w:rsidRDefault="00A15916" w:rsidP="00A15916">
      <w:pPr>
        <w:pStyle w:val="code"/>
      </w:pPr>
      <w:r>
        <w:t xml:space="preserve">    SAI_TUNNEL_MAP_TYPE_VLAN_ID_TO_VNI = 0x00000003,</w:t>
      </w:r>
    </w:p>
    <w:p w14:paraId="246BD2E8" w14:textId="77777777" w:rsidR="002825C8" w:rsidRDefault="002825C8" w:rsidP="00A15916">
      <w:pPr>
        <w:pStyle w:val="code"/>
      </w:pPr>
    </w:p>
    <w:p w14:paraId="5786C534" w14:textId="77777777" w:rsidR="002825C8" w:rsidRDefault="002825C8" w:rsidP="00512D5E">
      <w:pPr>
        <w:pStyle w:val="code"/>
      </w:pPr>
      <w:r>
        <w:t xml:space="preserve">    /** TUNNEL Map VNI to </w:t>
      </w:r>
      <w:r w:rsidR="00512D5E">
        <w:t>Bridge IF</w:t>
      </w:r>
      <w:r>
        <w:t xml:space="preserve"> */</w:t>
      </w:r>
    </w:p>
    <w:p w14:paraId="68483B33" w14:textId="77777777" w:rsidR="002825C8" w:rsidRDefault="002825C8" w:rsidP="002825C8">
      <w:pPr>
        <w:pStyle w:val="code"/>
      </w:pPr>
      <w:r>
        <w:t xml:space="preserve">    SAI_TUNNEL_MAP_TY</w:t>
      </w:r>
      <w:r w:rsidR="00876BE7">
        <w:t>PE_VNI_TO_BRIDGE_IF = 0x00000004</w:t>
      </w:r>
      <w:r>
        <w:t>,</w:t>
      </w:r>
    </w:p>
    <w:p w14:paraId="3613EF2A" w14:textId="77777777" w:rsidR="002825C8" w:rsidRDefault="002825C8" w:rsidP="002825C8">
      <w:pPr>
        <w:pStyle w:val="code"/>
      </w:pPr>
    </w:p>
    <w:p w14:paraId="35CAFDB8" w14:textId="77777777" w:rsidR="002825C8" w:rsidRDefault="00512D5E" w:rsidP="002825C8">
      <w:pPr>
        <w:pStyle w:val="code"/>
      </w:pPr>
      <w:r>
        <w:t xml:space="preserve">    /** TUNNEL Map Bridge IF</w:t>
      </w:r>
      <w:r w:rsidR="002825C8">
        <w:t xml:space="preserve"> to VNI */</w:t>
      </w:r>
    </w:p>
    <w:p w14:paraId="47743F0E" w14:textId="77777777" w:rsidR="002825C8" w:rsidRDefault="002825C8" w:rsidP="002825C8">
      <w:pPr>
        <w:pStyle w:val="code"/>
      </w:pPr>
      <w:r>
        <w:t xml:space="preserve">    SAI_TUNNEL_MAP_TY</w:t>
      </w:r>
      <w:r w:rsidR="00876BE7">
        <w:t>PE_BRIDGE_IF_TO_VNI = 0x00000005</w:t>
      </w:r>
      <w:r>
        <w:t>,</w:t>
      </w:r>
    </w:p>
    <w:p w14:paraId="51A3D34D" w14:textId="77777777" w:rsidR="00A15916" w:rsidRDefault="00A15916" w:rsidP="00A15916">
      <w:pPr>
        <w:pStyle w:val="code"/>
      </w:pPr>
    </w:p>
    <w:p w14:paraId="14EE1B4D" w14:textId="77777777" w:rsidR="00A15916" w:rsidRDefault="00A15916" w:rsidP="00A15916">
      <w:pPr>
        <w:pStyle w:val="code"/>
      </w:pPr>
      <w:r>
        <w:t xml:space="preserve">    /** Custom range base value */</w:t>
      </w:r>
    </w:p>
    <w:p w14:paraId="0D9A02C9" w14:textId="77777777" w:rsidR="00A15916" w:rsidRDefault="00A15916" w:rsidP="00A15916">
      <w:pPr>
        <w:pStyle w:val="code"/>
      </w:pPr>
      <w:r>
        <w:t xml:space="preserve">    SAI_TUNNEL_MAP_TYPE_CUSTOM_RANGE_BASE = 0x10000000</w:t>
      </w:r>
    </w:p>
    <w:p w14:paraId="68699A21" w14:textId="77777777" w:rsidR="00A15916" w:rsidRDefault="00A15916" w:rsidP="00A15916">
      <w:pPr>
        <w:pStyle w:val="code"/>
      </w:pPr>
    </w:p>
    <w:p w14:paraId="364ADE46" w14:textId="77777777" w:rsidR="00A15916" w:rsidRPr="00D358C5" w:rsidRDefault="00A15916" w:rsidP="00A15916">
      <w:pPr>
        <w:pStyle w:val="code"/>
      </w:pPr>
      <w:r>
        <w:t>} sai_tunnel_map_type_t;</w:t>
      </w:r>
    </w:p>
    <w:p w14:paraId="713DE7B0" w14:textId="77777777" w:rsidR="003342F3" w:rsidRPr="00D358C5" w:rsidRDefault="003342F3" w:rsidP="003342F3">
      <w:pPr>
        <w:pStyle w:val="code"/>
      </w:pPr>
    </w:p>
    <w:p w14:paraId="6EEE36FB" w14:textId="77777777" w:rsidR="00D358C5" w:rsidRPr="00556913" w:rsidRDefault="00D358C5" w:rsidP="00D358C5"/>
    <w:p w14:paraId="43C038B0" w14:textId="77777777" w:rsidR="00A87CDE" w:rsidRDefault="00A87CDE" w:rsidP="00A87CDE">
      <w:pPr>
        <w:pStyle w:val="Heading2"/>
      </w:pPr>
      <w:bookmarkStart w:id="278" w:name="_Toc471401301"/>
      <w:r>
        <w:t xml:space="preserve">SAI bridge </w:t>
      </w:r>
      <w:r w:rsidR="00D358C5">
        <w:t xml:space="preserve">port </w:t>
      </w:r>
      <w:r w:rsidR="00D358C5" w:rsidRPr="00A27EDF">
        <w:t>object</w:t>
      </w:r>
      <w:bookmarkEnd w:id="278"/>
      <w:r w:rsidRPr="00A27EDF">
        <w:t xml:space="preserve"> </w:t>
      </w:r>
    </w:p>
    <w:p w14:paraId="404B9B5E" w14:textId="77777777" w:rsidR="00B00BF4" w:rsidRDefault="00B00BF4" w:rsidP="00A87CDE">
      <w:pPr>
        <w:pStyle w:val="code"/>
      </w:pPr>
    </w:p>
    <w:p w14:paraId="2F94406A" w14:textId="77777777" w:rsidR="00B00BF4" w:rsidRDefault="00B00BF4" w:rsidP="00B00BF4">
      <w:pPr>
        <w:pStyle w:val="code"/>
      </w:pPr>
      <w:r>
        <w:t>/**</w:t>
      </w:r>
    </w:p>
    <w:p w14:paraId="6577DF1F" w14:textId="77777777" w:rsidR="00B00BF4" w:rsidRDefault="00B00BF4" w:rsidP="00B00BF4">
      <w:pPr>
        <w:pStyle w:val="code"/>
      </w:pPr>
      <w:r>
        <w:t xml:space="preserve"> *  @brief Attribute data for SAI_ROUTER_INTERFACE_ATTR_TYPE</w:t>
      </w:r>
    </w:p>
    <w:p w14:paraId="42B7A671" w14:textId="77777777" w:rsidR="00B00BF4" w:rsidRDefault="00B00BF4" w:rsidP="00B00BF4">
      <w:pPr>
        <w:pStyle w:val="code"/>
      </w:pPr>
      <w:r>
        <w:t xml:space="preserve"> */</w:t>
      </w:r>
    </w:p>
    <w:p w14:paraId="1A791266" w14:textId="77777777" w:rsidR="00B00BF4" w:rsidRDefault="00B00BF4" w:rsidP="00B00BF4">
      <w:pPr>
        <w:pStyle w:val="code"/>
      </w:pPr>
      <w:r>
        <w:t xml:space="preserve">typedef enum _sai_bridge_port_type_t </w:t>
      </w:r>
    </w:p>
    <w:p w14:paraId="31C38243" w14:textId="77777777" w:rsidR="00B00BF4" w:rsidRDefault="00B00BF4" w:rsidP="00B00BF4">
      <w:pPr>
        <w:pStyle w:val="code"/>
      </w:pPr>
      <w:r>
        <w:t>{</w:t>
      </w:r>
    </w:p>
    <w:p w14:paraId="34690873" w14:textId="77777777" w:rsidR="00B00BF4" w:rsidRDefault="00B00BF4" w:rsidP="00B00BF4">
      <w:pPr>
        <w:pStyle w:val="code"/>
      </w:pPr>
      <w:r>
        <w:t xml:space="preserve">    /** Port or Lag   */</w:t>
      </w:r>
    </w:p>
    <w:p w14:paraId="3C7601E3" w14:textId="77777777" w:rsidR="00B00BF4" w:rsidRDefault="00B00BF4" w:rsidP="00B00BF4">
      <w:pPr>
        <w:pStyle w:val="code"/>
      </w:pPr>
      <w:r>
        <w:t xml:space="preserve">    SAI_BRIDGE_PORT_TYPE_PORT,</w:t>
      </w:r>
    </w:p>
    <w:p w14:paraId="163340B4" w14:textId="77777777" w:rsidR="00B00BF4" w:rsidRDefault="00B00BF4" w:rsidP="00B00BF4">
      <w:pPr>
        <w:pStyle w:val="code"/>
      </w:pPr>
    </w:p>
    <w:p w14:paraId="4745E7B2" w14:textId="77777777" w:rsidR="00B00BF4" w:rsidRDefault="00B00BF4" w:rsidP="00B00BF4">
      <w:pPr>
        <w:pStyle w:val="code"/>
      </w:pPr>
      <w:r>
        <w:t xml:space="preserve">    /** {Port or Lag.vlan}   */</w:t>
      </w:r>
    </w:p>
    <w:p w14:paraId="5FD67B3E" w14:textId="77777777" w:rsidR="00B00BF4" w:rsidRDefault="00B00BF4" w:rsidP="00B00BF4">
      <w:pPr>
        <w:pStyle w:val="code"/>
      </w:pPr>
      <w:r>
        <w:t xml:space="preserve">    SAI_BRIDGE_PORT_TYPE_SUB_PORT,</w:t>
      </w:r>
    </w:p>
    <w:p w14:paraId="4242E2B9" w14:textId="77777777" w:rsidR="00B00BF4" w:rsidRDefault="00B00BF4" w:rsidP="00B00BF4">
      <w:pPr>
        <w:pStyle w:val="code"/>
      </w:pPr>
    </w:p>
    <w:p w14:paraId="1B00ADF3" w14:textId="77777777" w:rsidR="00B00BF4" w:rsidRPr="002343AB" w:rsidRDefault="00B00BF4" w:rsidP="00B00BF4">
      <w:pPr>
        <w:pStyle w:val="code"/>
      </w:pPr>
      <w:commentRangeStart w:id="279"/>
      <w:r w:rsidRPr="002343AB">
        <w:t xml:space="preserve">    /**  bridge router port  */</w:t>
      </w:r>
    </w:p>
    <w:p w14:paraId="041DF57C" w14:textId="77777777" w:rsidR="00B00BF4" w:rsidRPr="002343AB" w:rsidRDefault="00B00BF4" w:rsidP="00B00BF4">
      <w:pPr>
        <w:pStyle w:val="code"/>
      </w:pPr>
      <w:r w:rsidRPr="002343AB">
        <w:t xml:space="preserve">    SAI_BRIDGE_PORT_TYPE_</w:t>
      </w:r>
      <w:r w:rsidR="008676B3" w:rsidRPr="002343AB">
        <w:t>1Q_</w:t>
      </w:r>
      <w:r w:rsidRPr="002343AB">
        <w:t>ROUTER,</w:t>
      </w:r>
    </w:p>
    <w:p w14:paraId="0C5F3DFD" w14:textId="77777777" w:rsidR="008676B3" w:rsidRPr="002343AB" w:rsidRDefault="008676B3" w:rsidP="00B00BF4">
      <w:pPr>
        <w:pStyle w:val="code"/>
      </w:pPr>
    </w:p>
    <w:p w14:paraId="3CD9BF45" w14:textId="77777777" w:rsidR="008676B3" w:rsidRPr="002343AB" w:rsidRDefault="008676B3" w:rsidP="008676B3">
      <w:pPr>
        <w:pStyle w:val="code"/>
      </w:pPr>
      <w:r w:rsidRPr="002343AB">
        <w:t xml:space="preserve">   /**  bridge router port  */</w:t>
      </w:r>
    </w:p>
    <w:p w14:paraId="088B81ED" w14:textId="77777777" w:rsidR="008676B3" w:rsidRPr="002343AB" w:rsidRDefault="008676B3" w:rsidP="008676B3">
      <w:pPr>
        <w:pStyle w:val="code"/>
      </w:pPr>
      <w:r w:rsidRPr="002343AB">
        <w:t xml:space="preserve">    SAI_BRIDGE_PORT_TYPE_1D_ROUTER,</w:t>
      </w:r>
      <w:commentRangeEnd w:id="279"/>
      <w:r w:rsidR="00990FB2" w:rsidRPr="002343AB">
        <w:rPr>
          <w:rStyle w:val="CommentReference"/>
          <w:rFonts w:ascii="Calibri" w:eastAsiaTheme="minorEastAsia" w:hAnsi="Calibri"/>
          <w:noProof w:val="0"/>
        </w:rPr>
        <w:commentReference w:id="279"/>
      </w:r>
    </w:p>
    <w:p w14:paraId="6B041BFD" w14:textId="77777777" w:rsidR="00B00BF4" w:rsidRDefault="00B00BF4" w:rsidP="00B00BF4">
      <w:pPr>
        <w:pStyle w:val="code"/>
      </w:pPr>
    </w:p>
    <w:p w14:paraId="17B2B046" w14:textId="77777777" w:rsidR="00B00BF4" w:rsidRDefault="00B00BF4" w:rsidP="00B00BF4">
      <w:pPr>
        <w:pStyle w:val="code"/>
      </w:pPr>
      <w:r>
        <w:t xml:space="preserve">    /**  bridge tunnel  port  */</w:t>
      </w:r>
    </w:p>
    <w:p w14:paraId="3D212E8B" w14:textId="77777777" w:rsidR="00B00BF4" w:rsidRPr="00B00BF4" w:rsidRDefault="00B00BF4" w:rsidP="00B00BF4">
      <w:pPr>
        <w:pStyle w:val="code"/>
      </w:pPr>
      <w:r>
        <w:t xml:space="preserve">    SAI_BRIDGE_PORT_TYPE_TUNNEL,</w:t>
      </w:r>
    </w:p>
    <w:p w14:paraId="3D035E6B" w14:textId="77777777" w:rsidR="00B00BF4" w:rsidRDefault="00B00BF4" w:rsidP="00B00BF4">
      <w:pPr>
        <w:pStyle w:val="code"/>
      </w:pPr>
    </w:p>
    <w:p w14:paraId="4549F321" w14:textId="77777777" w:rsidR="00B00BF4" w:rsidRDefault="00B00BF4" w:rsidP="00B00BF4">
      <w:pPr>
        <w:pStyle w:val="code"/>
      </w:pPr>
      <w:r>
        <w:t>} sai_bridge_port_type_t;</w:t>
      </w:r>
    </w:p>
    <w:p w14:paraId="41012509" w14:textId="77777777" w:rsidR="00B00BF4" w:rsidRDefault="00B00BF4" w:rsidP="00B00BF4">
      <w:pPr>
        <w:pStyle w:val="code"/>
      </w:pPr>
    </w:p>
    <w:p w14:paraId="63F6A142" w14:textId="77777777" w:rsidR="00B00BF4" w:rsidRDefault="00B00BF4" w:rsidP="00A87CDE">
      <w:pPr>
        <w:pStyle w:val="code"/>
      </w:pPr>
    </w:p>
    <w:p w14:paraId="07955CC3" w14:textId="77777777" w:rsidR="00B04AD7" w:rsidRDefault="00B04AD7" w:rsidP="00A87CDE">
      <w:pPr>
        <w:pStyle w:val="code"/>
      </w:pPr>
      <w:commentRangeStart w:id="280"/>
      <w:commentRangeStart w:id="281"/>
      <w:r>
        <w:t>typedef enum _sai_</w:t>
      </w:r>
      <w:r w:rsidR="00A87CDE">
        <w:t>bridge_port</w:t>
      </w:r>
      <w:r>
        <w:t>_attr_t</w:t>
      </w:r>
      <w:commentRangeEnd w:id="280"/>
      <w:r w:rsidR="00990FB2">
        <w:rPr>
          <w:rStyle w:val="CommentReference"/>
          <w:rFonts w:ascii="Calibri" w:eastAsiaTheme="minorEastAsia" w:hAnsi="Calibri"/>
          <w:noProof w:val="0"/>
        </w:rPr>
        <w:commentReference w:id="280"/>
      </w:r>
      <w:commentRangeEnd w:id="281"/>
      <w:r w:rsidR="00A55F92">
        <w:rPr>
          <w:rStyle w:val="CommentReference"/>
          <w:rFonts w:ascii="Calibri" w:eastAsiaTheme="minorEastAsia" w:hAnsi="Calibri"/>
          <w:noProof w:val="0"/>
        </w:rPr>
        <w:commentReference w:id="281"/>
      </w:r>
    </w:p>
    <w:p w14:paraId="08145B04" w14:textId="77777777" w:rsidR="00B04AD7" w:rsidRDefault="00B04AD7" w:rsidP="00B04AD7">
      <w:pPr>
        <w:pStyle w:val="code"/>
      </w:pPr>
      <w:r>
        <w:t>{</w:t>
      </w:r>
    </w:p>
    <w:p w14:paraId="0FF46872" w14:textId="77777777" w:rsidR="00B00BF4" w:rsidRDefault="00B00BF4" w:rsidP="00B04AD7">
      <w:pPr>
        <w:pStyle w:val="code"/>
      </w:pPr>
    </w:p>
    <w:p w14:paraId="2E579589" w14:textId="77777777" w:rsidR="00B00BF4" w:rsidRDefault="00B00BF4" w:rsidP="00B00BF4">
      <w:pPr>
        <w:pStyle w:val="code"/>
      </w:pPr>
      <w:r>
        <w:t xml:space="preserve">      /** Type [sai_bridge_port_type_t]  (MANDATORY_ON_CREATE|CREATE_ONLY) */</w:t>
      </w:r>
    </w:p>
    <w:p w14:paraId="7110847B" w14:textId="77777777" w:rsidR="00B00BF4" w:rsidRDefault="002C0F26" w:rsidP="00B00BF4">
      <w:pPr>
        <w:pStyle w:val="code"/>
      </w:pPr>
      <w:r>
        <w:t xml:space="preserve">    SAI_BRIDGE</w:t>
      </w:r>
      <w:r w:rsidR="00B00BF4">
        <w:t>_PORT_ATTR_TYPE,</w:t>
      </w:r>
    </w:p>
    <w:p w14:paraId="21B7491D" w14:textId="77777777" w:rsidR="00B00BF4" w:rsidRDefault="00B00BF4" w:rsidP="00B00BF4">
      <w:pPr>
        <w:pStyle w:val="code"/>
      </w:pPr>
    </w:p>
    <w:p w14:paraId="0F7C9CB4" w14:textId="77777777" w:rsidR="00B00BF4" w:rsidRDefault="00B00BF4" w:rsidP="00B00BF4">
      <w:pPr>
        <w:pStyle w:val="code"/>
      </w:pPr>
      <w:r>
        <w:t xml:space="preserve">    /** Assosiated Port or Lag object id [sai_object_id_t] </w:t>
      </w:r>
    </w:p>
    <w:p w14:paraId="3A945D96" w14:textId="77777777" w:rsidR="00B00BF4" w:rsidRDefault="00B00BF4" w:rsidP="00B00BF4">
      <w:pPr>
        <w:pStyle w:val="code"/>
      </w:pPr>
      <w:r>
        <w:t xml:space="preserve">    *  (MANDATORY_ON_CREATE when  SAI_BRIDEG_PORT_ATTR_TYPE == </w:t>
      </w:r>
      <w:r w:rsidR="008676B3">
        <w:t xml:space="preserve">SAI_BRIDGE_PORT_TYPE_PORT or </w:t>
      </w:r>
      <w:r w:rsidR="00C136F4">
        <w:t xml:space="preserve">  </w:t>
      </w:r>
      <w:r w:rsidR="008676B3">
        <w:t>SAI_BRIDGE_PORT_TYPE_</w:t>
      </w:r>
      <w:r w:rsidR="005E211D">
        <w:t>SUB_</w:t>
      </w:r>
      <w:r w:rsidR="008676B3">
        <w:t xml:space="preserve">PORT  </w:t>
      </w:r>
      <w:r>
        <w:t xml:space="preserve">| CREATE_ONLY) </w:t>
      </w:r>
    </w:p>
    <w:p w14:paraId="68D7262C" w14:textId="77777777" w:rsidR="00B00BF4" w:rsidRDefault="00B00BF4" w:rsidP="00B00BF4">
      <w:pPr>
        <w:pStyle w:val="code"/>
      </w:pPr>
      <w:r>
        <w:t xml:space="preserve">    */</w:t>
      </w:r>
    </w:p>
    <w:p w14:paraId="20E0484B" w14:textId="77777777" w:rsidR="00B00BF4" w:rsidRDefault="008676B3" w:rsidP="00B00BF4">
      <w:pPr>
        <w:pStyle w:val="code"/>
      </w:pPr>
      <w:r>
        <w:t xml:space="preserve">    SAI_BRIDGE_PORT</w:t>
      </w:r>
      <w:r w:rsidR="00B00BF4">
        <w:t>_ATTR_PORT_ID,</w:t>
      </w:r>
    </w:p>
    <w:p w14:paraId="574224B6" w14:textId="77777777" w:rsidR="008676B3" w:rsidRDefault="008676B3" w:rsidP="00B00BF4">
      <w:pPr>
        <w:pStyle w:val="code"/>
      </w:pPr>
    </w:p>
    <w:p w14:paraId="1F872E30" w14:textId="77777777" w:rsidR="008676B3" w:rsidRDefault="008676B3" w:rsidP="008676B3">
      <w:pPr>
        <w:pStyle w:val="code"/>
      </w:pPr>
      <w:r>
        <w:lastRenderedPageBreak/>
        <w:t xml:space="preserve">/** Assosiated </w:t>
      </w:r>
      <w:r w:rsidR="00A55F92">
        <w:t>vlan</w:t>
      </w:r>
      <w:r>
        <w:t xml:space="preserve"> object id [sai_object_id_t] </w:t>
      </w:r>
    </w:p>
    <w:p w14:paraId="2003B9A3" w14:textId="77777777" w:rsidR="008676B3" w:rsidRDefault="008676B3" w:rsidP="008676B3">
      <w:pPr>
        <w:pStyle w:val="code"/>
      </w:pPr>
      <w:r>
        <w:t xml:space="preserve">    *  (MANDATORY_ON_CREATE when  SAI_BRIDEG_PORT_ATTR_TYPE ==  SAI_BRIDGE_PORT_TYPE_</w:t>
      </w:r>
      <w:r w:rsidR="005E211D">
        <w:t>SUB_</w:t>
      </w:r>
      <w:r>
        <w:t xml:space="preserve">PORT  | CREATE_ONLY) </w:t>
      </w:r>
    </w:p>
    <w:p w14:paraId="49F55FA8" w14:textId="77777777" w:rsidR="008676B3" w:rsidRDefault="008676B3" w:rsidP="008676B3">
      <w:pPr>
        <w:pStyle w:val="code"/>
      </w:pPr>
      <w:r>
        <w:t xml:space="preserve">    */</w:t>
      </w:r>
    </w:p>
    <w:p w14:paraId="656387C5" w14:textId="77777777" w:rsidR="008676B3" w:rsidRDefault="008676B3" w:rsidP="008676B3">
      <w:pPr>
        <w:pStyle w:val="code"/>
      </w:pPr>
      <w:r>
        <w:t xml:space="preserve">    SAI_BRIDGE_PORT_ATTR_VLAN_ID,</w:t>
      </w:r>
    </w:p>
    <w:p w14:paraId="365C854E" w14:textId="77777777" w:rsidR="00C136F4" w:rsidRDefault="00C136F4" w:rsidP="008676B3">
      <w:pPr>
        <w:pStyle w:val="code"/>
      </w:pPr>
    </w:p>
    <w:p w14:paraId="1672DB07" w14:textId="77777777" w:rsidR="00C136F4" w:rsidRDefault="00C136F4" w:rsidP="00C136F4">
      <w:pPr>
        <w:pStyle w:val="code"/>
      </w:pPr>
      <w:r>
        <w:t xml:space="preserve">    /** Assosiated rouer inerface object id [sai_object_id_t] </w:t>
      </w:r>
    </w:p>
    <w:p w14:paraId="4F495F47" w14:textId="77777777" w:rsidR="00C136F4" w:rsidRDefault="00C136F4" w:rsidP="00C136F4">
      <w:pPr>
        <w:pStyle w:val="code"/>
      </w:pPr>
      <w:r>
        <w:t xml:space="preserve">    *  (MANDATORY_ON_CREATE when  SAI_BRIDEG_PORT_ATTR_</w:t>
      </w:r>
      <w:r w:rsidR="00A05597">
        <w:t>TYPE == SAI_BRIDGE_PORT_TYPE_1D</w:t>
      </w:r>
      <w:r w:rsidR="00A05597" w:rsidRPr="002343AB">
        <w:t>_ROUTER</w:t>
      </w:r>
      <w:r>
        <w:t xml:space="preserve">   | CREATE_ONLY)</w:t>
      </w:r>
      <w:r w:rsidR="00A05597">
        <w:t xml:space="preserve"> please note the for bridge type </w:t>
      </w:r>
      <w:r>
        <w:t xml:space="preserve"> </w:t>
      </w:r>
      <w:r w:rsidR="00A05597">
        <w:t>SAI_BRIDGE_PORT_TYPE_1Q</w:t>
      </w:r>
      <w:r w:rsidR="00A05597" w:rsidRPr="002343AB">
        <w:t>_ROUTER</w:t>
      </w:r>
      <w:r w:rsidR="00A05597">
        <w:t xml:space="preserve">  all vlan intarfaces are auto bounded to the bridge port   </w:t>
      </w:r>
    </w:p>
    <w:p w14:paraId="4CD9086D" w14:textId="77777777" w:rsidR="00C136F4" w:rsidRDefault="00C136F4" w:rsidP="00C136F4">
      <w:pPr>
        <w:pStyle w:val="code"/>
      </w:pPr>
      <w:r>
        <w:t xml:space="preserve">    */</w:t>
      </w:r>
    </w:p>
    <w:p w14:paraId="3D250B13" w14:textId="77777777" w:rsidR="00C136F4" w:rsidRDefault="00C136F4" w:rsidP="00C136F4">
      <w:pPr>
        <w:pStyle w:val="code"/>
      </w:pPr>
      <w:r>
        <w:t xml:space="preserve">    SAI_BRIDGE_PORT_ATTR_RIF_ID,</w:t>
      </w:r>
    </w:p>
    <w:p w14:paraId="5126AAB3" w14:textId="77777777" w:rsidR="008676B3" w:rsidRDefault="008676B3" w:rsidP="008676B3">
      <w:pPr>
        <w:pStyle w:val="code"/>
      </w:pPr>
    </w:p>
    <w:p w14:paraId="536F63DA" w14:textId="77777777" w:rsidR="008676B3" w:rsidRDefault="008676B3" w:rsidP="008676B3">
      <w:pPr>
        <w:pStyle w:val="code"/>
      </w:pPr>
      <w:r>
        <w:t>/** Assosiated tun</w:t>
      </w:r>
      <w:r w:rsidR="004C06AE">
        <w:t>n</w:t>
      </w:r>
      <w:r>
        <w:t xml:space="preserve">el id [sai_object_id_t] </w:t>
      </w:r>
    </w:p>
    <w:p w14:paraId="73567F54" w14:textId="77777777" w:rsidR="008676B3" w:rsidRDefault="008676B3" w:rsidP="008676B3">
      <w:pPr>
        <w:pStyle w:val="code"/>
      </w:pPr>
      <w:r>
        <w:t xml:space="preserve">    *  (MANDATORY_ON_CREATE when  SAI_BRIDEG_PORT_ATTR_TYPE == SAI_BRIDGE_PORT_TYPE_TUNNEL | CREATE_ONLY) </w:t>
      </w:r>
    </w:p>
    <w:p w14:paraId="585FB140" w14:textId="77777777" w:rsidR="008676B3" w:rsidRDefault="008676B3" w:rsidP="008676B3">
      <w:pPr>
        <w:pStyle w:val="code"/>
      </w:pPr>
      <w:r>
        <w:t xml:space="preserve">    */</w:t>
      </w:r>
    </w:p>
    <w:p w14:paraId="6A1FC847" w14:textId="77777777" w:rsidR="008676B3" w:rsidRDefault="008676B3" w:rsidP="008676B3">
      <w:pPr>
        <w:pStyle w:val="code"/>
      </w:pPr>
      <w:r>
        <w:t xml:space="preserve">    SAI_BRIDGE_PORT_ATTR_TUNNEL_ID,</w:t>
      </w:r>
    </w:p>
    <w:p w14:paraId="60533870" w14:textId="77777777" w:rsidR="008676B3" w:rsidRDefault="008676B3" w:rsidP="008676B3">
      <w:pPr>
        <w:pStyle w:val="code"/>
      </w:pPr>
    </w:p>
    <w:p w14:paraId="73A9090F" w14:textId="77777777" w:rsidR="008676B3" w:rsidRDefault="008676B3" w:rsidP="008676B3">
      <w:pPr>
        <w:pStyle w:val="code"/>
      </w:pPr>
      <w:commentRangeStart w:id="282"/>
      <w:commentRangeStart w:id="283"/>
      <w:r>
        <w:t>/</w:t>
      </w:r>
      <w:r w:rsidR="00A55F92">
        <w:t xml:space="preserve">** Assosiated bridge ID </w:t>
      </w:r>
      <w:r>
        <w:t xml:space="preserve"> [sai_object_id_t] </w:t>
      </w:r>
      <w:commentRangeEnd w:id="282"/>
      <w:r w:rsidR="00CF2C17">
        <w:rPr>
          <w:rStyle w:val="CommentReference"/>
          <w:rFonts w:ascii="Calibri" w:eastAsiaTheme="minorEastAsia" w:hAnsi="Calibri"/>
          <w:noProof w:val="0"/>
        </w:rPr>
        <w:commentReference w:id="282"/>
      </w:r>
      <w:commentRangeEnd w:id="283"/>
      <w:r w:rsidR="00A55F92">
        <w:rPr>
          <w:rStyle w:val="CommentReference"/>
          <w:rFonts w:ascii="Calibri" w:eastAsiaTheme="minorEastAsia" w:hAnsi="Calibri"/>
          <w:noProof w:val="0"/>
        </w:rPr>
        <w:commentReference w:id="283"/>
      </w:r>
    </w:p>
    <w:p w14:paraId="36CD85A0" w14:textId="77777777" w:rsidR="008676B3" w:rsidRDefault="008676B3" w:rsidP="00C136F4">
      <w:pPr>
        <w:pStyle w:val="code"/>
      </w:pPr>
      <w:r>
        <w:t xml:space="preserve">    *  (</w:t>
      </w:r>
      <w:r w:rsidR="00C136F4">
        <w:t xml:space="preserve">CREATE_AND_SET defult invalid bridge </w:t>
      </w:r>
      <w:r>
        <w:t xml:space="preserve">) </w:t>
      </w:r>
    </w:p>
    <w:p w14:paraId="058C2AAA" w14:textId="77777777" w:rsidR="008676B3" w:rsidRDefault="008676B3" w:rsidP="008676B3">
      <w:pPr>
        <w:pStyle w:val="code"/>
      </w:pPr>
      <w:r>
        <w:t xml:space="preserve">    */</w:t>
      </w:r>
    </w:p>
    <w:p w14:paraId="6D4D5F92" w14:textId="77777777" w:rsidR="008676B3" w:rsidRDefault="008676B3" w:rsidP="008676B3">
      <w:pPr>
        <w:pStyle w:val="code"/>
      </w:pPr>
      <w:r>
        <w:t xml:space="preserve">    SAI_BRIDGE_PORT_ATTR_BRIDGE_ID,</w:t>
      </w:r>
    </w:p>
    <w:p w14:paraId="4C585D7F" w14:textId="77777777" w:rsidR="008676B3" w:rsidRDefault="008676B3" w:rsidP="008676B3">
      <w:pPr>
        <w:pStyle w:val="code"/>
      </w:pPr>
    </w:p>
    <w:p w14:paraId="7507BBE8" w14:textId="77777777" w:rsidR="008676B3" w:rsidRDefault="008676B3" w:rsidP="008676B3">
      <w:pPr>
        <w:pStyle w:val="code"/>
      </w:pPr>
      <w:r>
        <w:t xml:space="preserve">//bridge port attribute </w:t>
      </w:r>
      <w:r w:rsidR="00C136F4">
        <w:t xml:space="preserve">defualt leraning enadle </w:t>
      </w:r>
    </w:p>
    <w:p w14:paraId="44C0AD44" w14:textId="77777777" w:rsidR="008676B3" w:rsidRDefault="008676B3" w:rsidP="008676B3">
      <w:pPr>
        <w:pStyle w:val="code"/>
        <w:rPr>
          <w:color w:val="000000" w:themeColor="text1"/>
        </w:rPr>
      </w:pPr>
      <w:r>
        <w:t xml:space="preserve">   </w:t>
      </w:r>
      <w:r w:rsidRPr="008676B3">
        <w:rPr>
          <w:rFonts w:cs="Consolas"/>
          <w:color w:val="000000" w:themeColor="text1"/>
          <w:szCs w:val="18"/>
          <w:shd w:val="clear" w:color="auto" w:fill="FFFFFF"/>
        </w:rPr>
        <w:t>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PORT_ATTR_FDB_LEARNING,</w:t>
      </w:r>
      <w:r w:rsidRPr="008676B3">
        <w:rPr>
          <w:color w:val="000000" w:themeColor="text1"/>
        </w:rPr>
        <w:t xml:space="preserve"> </w:t>
      </w:r>
    </w:p>
    <w:p w14:paraId="2EC3D874" w14:textId="77777777" w:rsidR="00C136F4" w:rsidRDefault="00C136F4" w:rsidP="008676B3">
      <w:pPr>
        <w:pStyle w:val="code"/>
        <w:rPr>
          <w:color w:val="000000" w:themeColor="text1"/>
        </w:rPr>
      </w:pPr>
    </w:p>
    <w:p w14:paraId="2A53B04F" w14:textId="77777777" w:rsidR="008676B3" w:rsidRPr="008676B3" w:rsidRDefault="00C136F4" w:rsidP="008676B3">
      <w:pPr>
        <w:pStyle w:val="code"/>
        <w:rPr>
          <w:color w:val="000000" w:themeColor="text1"/>
        </w:rPr>
      </w:pPr>
      <w:r>
        <w:rPr>
          <w:color w:val="000000" w:themeColor="text1"/>
        </w:rPr>
        <w:t xml:space="preserve">// </w:t>
      </w:r>
      <w:r>
        <w:t xml:space="preserve">defualt no limit </w:t>
      </w:r>
    </w:p>
    <w:p w14:paraId="679F9C31" w14:textId="77777777" w:rsidR="008676B3" w:rsidRDefault="008676B3" w:rsidP="008676B3">
      <w:pPr>
        <w:pStyle w:val="code"/>
        <w:rPr>
          <w:rFonts w:cs="Consolas"/>
          <w:color w:val="000000" w:themeColor="text1"/>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PORT_ATTR_MAX_LEARNED_ADDRESSES,</w:t>
      </w:r>
    </w:p>
    <w:p w14:paraId="7137E74E" w14:textId="77777777" w:rsidR="008676B3" w:rsidRPr="008676B3" w:rsidRDefault="008676B3" w:rsidP="008676B3">
      <w:pPr>
        <w:pStyle w:val="code"/>
        <w:rPr>
          <w:rFonts w:cs="Consolas"/>
          <w:color w:val="000000" w:themeColor="text1"/>
          <w:szCs w:val="18"/>
          <w:shd w:val="clear" w:color="auto" w:fill="FFFFFF"/>
        </w:rPr>
      </w:pPr>
    </w:p>
    <w:p w14:paraId="08B17D92" w14:textId="77777777" w:rsidR="008676B3" w:rsidRPr="00603B37" w:rsidRDefault="008676B3" w:rsidP="008676B3">
      <w:pPr>
        <w:pStyle w:val="code"/>
        <w:rPr>
          <w:rFonts w:cs="Consolas"/>
          <w:color w:val="FF0000"/>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 xml:space="preserve">PORT_ATTR_FDB_LEARNING_LIMIT_VIOLATION ,  </w:t>
      </w:r>
    </w:p>
    <w:p w14:paraId="1C2B029D" w14:textId="77777777" w:rsidR="008676B3" w:rsidRDefault="008676B3" w:rsidP="008676B3">
      <w:pPr>
        <w:pStyle w:val="code"/>
      </w:pPr>
    </w:p>
    <w:p w14:paraId="390FF9D5" w14:textId="77777777" w:rsidR="008676B3" w:rsidRDefault="008676B3" w:rsidP="008676B3">
      <w:pPr>
        <w:pStyle w:val="code"/>
      </w:pPr>
    </w:p>
    <w:p w14:paraId="34F02E15" w14:textId="77777777" w:rsidR="008676B3" w:rsidRDefault="008676B3" w:rsidP="00B00BF4">
      <w:pPr>
        <w:pStyle w:val="code"/>
      </w:pPr>
    </w:p>
    <w:p w14:paraId="7D249CF7" w14:textId="77777777" w:rsidR="00B00BF4" w:rsidRDefault="00B00BF4" w:rsidP="00B04AD7">
      <w:pPr>
        <w:pStyle w:val="code"/>
      </w:pPr>
    </w:p>
    <w:p w14:paraId="00A6988F" w14:textId="77777777" w:rsidR="00B04AD7" w:rsidRDefault="00B00BF4" w:rsidP="00B04AD7">
      <w:pPr>
        <w:pStyle w:val="code"/>
      </w:pPr>
      <w:r>
        <w:t xml:space="preserve">   </w:t>
      </w:r>
    </w:p>
    <w:p w14:paraId="12375DEC" w14:textId="77777777" w:rsidR="00B04AD7" w:rsidRDefault="00B04AD7" w:rsidP="00B04AD7">
      <w:pPr>
        <w:pStyle w:val="code"/>
      </w:pPr>
      <w:r>
        <w:t>} sai_</w:t>
      </w:r>
      <w:r w:rsidR="00A87CDE">
        <w:t>bridge_port_attr</w:t>
      </w:r>
      <w:r>
        <w:t>_t ;</w:t>
      </w:r>
    </w:p>
    <w:p w14:paraId="711AF482" w14:textId="77777777" w:rsidR="00B04AD7" w:rsidRDefault="00B04AD7" w:rsidP="00DE44B9">
      <w:pPr>
        <w:pStyle w:val="code"/>
      </w:pPr>
    </w:p>
    <w:p w14:paraId="32231966" w14:textId="77777777" w:rsidR="00B04AD7" w:rsidRDefault="00B04AD7" w:rsidP="00DE44B9">
      <w:pPr>
        <w:pStyle w:val="code"/>
      </w:pPr>
    </w:p>
    <w:p w14:paraId="07922B29" w14:textId="77777777" w:rsidR="00DE44B9" w:rsidRDefault="00DE44B9" w:rsidP="00DE44B9">
      <w:pPr>
        <w:pStyle w:val="code"/>
      </w:pPr>
      <w:r>
        <w:t>/**</w:t>
      </w:r>
    </w:p>
    <w:p w14:paraId="0D8E73DA" w14:textId="77777777" w:rsidR="00DE44B9" w:rsidRDefault="006D69FC" w:rsidP="00B04AD7">
      <w:pPr>
        <w:pStyle w:val="code"/>
      </w:pPr>
      <w:r>
        <w:t xml:space="preserve"> * @brief Create bridge port </w:t>
      </w:r>
    </w:p>
    <w:p w14:paraId="2CFF2F43" w14:textId="77777777" w:rsidR="00DE44B9" w:rsidRDefault="00DE44B9" w:rsidP="00DE44B9">
      <w:pPr>
        <w:pStyle w:val="code"/>
      </w:pPr>
      <w:r>
        <w:t xml:space="preserve"> *</w:t>
      </w:r>
    </w:p>
    <w:p w14:paraId="54C4F89A" w14:textId="77777777" w:rsidR="00DE44B9" w:rsidRDefault="00DE44B9" w:rsidP="006D69FC">
      <w:pPr>
        <w:pStyle w:val="code"/>
      </w:pPr>
      <w:r>
        <w:t xml:space="preserve"> * @param[out] </w:t>
      </w:r>
      <w:r w:rsidR="006D69FC">
        <w:t xml:space="preserve"> bridge</w:t>
      </w:r>
      <w:r w:rsidR="00A87CDE">
        <w:t>_port</w:t>
      </w:r>
      <w:r w:rsidR="006D69FC">
        <w:t xml:space="preserve">_id </w:t>
      </w:r>
    </w:p>
    <w:p w14:paraId="23820EED" w14:textId="77777777" w:rsidR="00DE44B9" w:rsidRDefault="00DE44B9" w:rsidP="00DE44B9">
      <w:pPr>
        <w:pStyle w:val="code"/>
      </w:pPr>
      <w:r>
        <w:t xml:space="preserve"> * @param[in] </w:t>
      </w:r>
      <w:r w:rsidR="006D69FC">
        <w:tab/>
        <w:t xml:space="preserve"> </w:t>
      </w:r>
      <w:r>
        <w:t>attr_count number of attributes</w:t>
      </w:r>
    </w:p>
    <w:p w14:paraId="4F8371EA" w14:textId="77777777" w:rsidR="00DE44B9" w:rsidRDefault="00DE44B9" w:rsidP="00DE44B9">
      <w:pPr>
        <w:pStyle w:val="code"/>
      </w:pPr>
      <w:r>
        <w:t xml:space="preserve"> * @param[in] </w:t>
      </w:r>
      <w:r w:rsidR="006D69FC">
        <w:tab/>
        <w:t xml:space="preserve"> </w:t>
      </w:r>
      <w:r>
        <w:t>attr_list array of attributes</w:t>
      </w:r>
    </w:p>
    <w:p w14:paraId="00B5F35B" w14:textId="77777777" w:rsidR="00DE44B9" w:rsidRDefault="00DE44B9" w:rsidP="00DE44B9">
      <w:pPr>
        <w:pStyle w:val="code"/>
      </w:pPr>
      <w:r>
        <w:t xml:space="preserve"> *</w:t>
      </w:r>
    </w:p>
    <w:p w14:paraId="5F459943" w14:textId="77777777" w:rsidR="00DE44B9" w:rsidRDefault="00DE44B9" w:rsidP="00DE44B9">
      <w:pPr>
        <w:pStyle w:val="code"/>
      </w:pPr>
      <w:r>
        <w:t xml:space="preserve"> * @return  SAI_STATUS_SUCCESS on success</w:t>
      </w:r>
    </w:p>
    <w:p w14:paraId="0C1589D1" w14:textId="77777777" w:rsidR="00DE44B9" w:rsidRDefault="00DE44B9" w:rsidP="00DE44B9">
      <w:pPr>
        <w:pStyle w:val="code"/>
      </w:pPr>
      <w:r>
        <w:t xml:space="preserve"> *          Failure status code on error</w:t>
      </w:r>
    </w:p>
    <w:p w14:paraId="3154DA23" w14:textId="77777777" w:rsidR="00DE44B9" w:rsidRDefault="00DE44B9" w:rsidP="00DE44B9">
      <w:pPr>
        <w:pStyle w:val="code"/>
      </w:pPr>
      <w:r>
        <w:t xml:space="preserve"> */</w:t>
      </w:r>
    </w:p>
    <w:p w14:paraId="1F4147EF" w14:textId="77777777" w:rsidR="00DE44B9" w:rsidRDefault="00DE44B9" w:rsidP="00B04AD7">
      <w:pPr>
        <w:pStyle w:val="code"/>
      </w:pPr>
      <w:r>
        <w:t>typede</w:t>
      </w:r>
      <w:r w:rsidR="006D69FC">
        <w:t>f sai_status_t (*</w:t>
      </w:r>
      <w:r w:rsidR="006D69FC" w:rsidRPr="0007558E">
        <w:t>sai_create_</w:t>
      </w:r>
      <w:r w:rsidR="006D69FC">
        <w:t>bridge_port</w:t>
      </w:r>
      <w:r w:rsidR="006D69FC" w:rsidRPr="0007558E">
        <w:t>_fn</w:t>
      </w:r>
      <w:r>
        <w:t>)(</w:t>
      </w:r>
    </w:p>
    <w:p w14:paraId="26715FC9" w14:textId="77777777" w:rsidR="00DE44B9" w:rsidRDefault="00DE44B9" w:rsidP="00B04AD7">
      <w:pPr>
        <w:pStyle w:val="code"/>
      </w:pPr>
      <w:r>
        <w:t xml:space="preserve">    _Out_ sai_object_id_t* </w:t>
      </w:r>
      <w:r w:rsidR="006D69FC">
        <w:t>bridge_port</w:t>
      </w:r>
      <w:r w:rsidR="00A87CDE">
        <w:t>_id</w:t>
      </w:r>
      <w:r>
        <w:t>,</w:t>
      </w:r>
    </w:p>
    <w:p w14:paraId="66747231" w14:textId="77777777" w:rsidR="00DE44B9" w:rsidRDefault="00DE44B9" w:rsidP="00DE44B9">
      <w:pPr>
        <w:pStyle w:val="code"/>
      </w:pPr>
      <w:r>
        <w:t xml:space="preserve">    _In_ uint32_t attr_count,</w:t>
      </w:r>
    </w:p>
    <w:p w14:paraId="1C4DA947" w14:textId="77777777" w:rsidR="00DE44B9" w:rsidRDefault="00DE44B9" w:rsidP="00DE44B9">
      <w:pPr>
        <w:pStyle w:val="code"/>
      </w:pPr>
      <w:r>
        <w:t xml:space="preserve">    _In_ const sai_attribute_t *attr_list</w:t>
      </w:r>
    </w:p>
    <w:p w14:paraId="6A63DCB6" w14:textId="77777777" w:rsidR="00DE44B9" w:rsidRDefault="00DE44B9" w:rsidP="00DE44B9">
      <w:pPr>
        <w:pStyle w:val="code"/>
      </w:pPr>
      <w:r>
        <w:t xml:space="preserve">    );</w:t>
      </w:r>
    </w:p>
    <w:p w14:paraId="14171CBE" w14:textId="77777777" w:rsidR="00DE44B9" w:rsidRDefault="00DE44B9" w:rsidP="00DE44B9">
      <w:pPr>
        <w:pStyle w:val="code"/>
      </w:pPr>
    </w:p>
    <w:p w14:paraId="55B66AB5" w14:textId="77777777" w:rsidR="00DE44B9" w:rsidRDefault="00DE44B9" w:rsidP="00DE44B9">
      <w:pPr>
        <w:pStyle w:val="code"/>
      </w:pPr>
      <w:r>
        <w:t>/**</w:t>
      </w:r>
    </w:p>
    <w:p w14:paraId="522878BF" w14:textId="77777777" w:rsidR="00DE44B9" w:rsidRDefault="00DE44B9" w:rsidP="00B04AD7">
      <w:pPr>
        <w:pStyle w:val="code"/>
      </w:pPr>
      <w:r>
        <w:t xml:space="preserve"> * @bri</w:t>
      </w:r>
      <w:r w:rsidR="00A87CDE">
        <w:t>ef Remove bridge port</w:t>
      </w:r>
    </w:p>
    <w:p w14:paraId="75AD0CCD" w14:textId="77777777" w:rsidR="00DE44B9" w:rsidRDefault="00DE44B9" w:rsidP="00DE44B9">
      <w:pPr>
        <w:pStyle w:val="code"/>
      </w:pPr>
      <w:r>
        <w:t xml:space="preserve"> *</w:t>
      </w:r>
    </w:p>
    <w:p w14:paraId="0AD11760" w14:textId="77777777" w:rsidR="00DE44B9" w:rsidRDefault="00DE44B9" w:rsidP="00A87CDE">
      <w:pPr>
        <w:pStyle w:val="code"/>
      </w:pPr>
      <w:r>
        <w:t xml:space="preserve"> *  @param[in] </w:t>
      </w:r>
      <w:r w:rsidR="00A87CDE">
        <w:t>bridge_port</w:t>
      </w:r>
      <w:r>
        <w:t>_id.</w:t>
      </w:r>
    </w:p>
    <w:p w14:paraId="127A7DF1" w14:textId="77777777" w:rsidR="00DE44B9" w:rsidRDefault="00DE44B9" w:rsidP="00DE44B9">
      <w:pPr>
        <w:pStyle w:val="code"/>
      </w:pPr>
      <w:r>
        <w:t xml:space="preserve"> *</w:t>
      </w:r>
    </w:p>
    <w:p w14:paraId="003E45A5" w14:textId="77777777" w:rsidR="00DE44B9" w:rsidRDefault="00DE44B9" w:rsidP="00DE44B9">
      <w:pPr>
        <w:pStyle w:val="code"/>
      </w:pPr>
      <w:r>
        <w:t xml:space="preserve"> *  @return  SAI_STATUS_SUCCESS on success</w:t>
      </w:r>
    </w:p>
    <w:p w14:paraId="70027C2B" w14:textId="77777777" w:rsidR="00DE44B9" w:rsidRDefault="00DE44B9" w:rsidP="00DE44B9">
      <w:pPr>
        <w:pStyle w:val="code"/>
      </w:pPr>
      <w:r>
        <w:t xml:space="preserve"> *           Failure status code on error</w:t>
      </w:r>
    </w:p>
    <w:p w14:paraId="2A62646D" w14:textId="77777777" w:rsidR="00DE44B9" w:rsidRDefault="00DE44B9" w:rsidP="00DE44B9">
      <w:pPr>
        <w:pStyle w:val="code"/>
      </w:pPr>
      <w:r>
        <w:t xml:space="preserve"> */</w:t>
      </w:r>
    </w:p>
    <w:p w14:paraId="1BB3738E" w14:textId="77777777" w:rsidR="00DE44B9" w:rsidRDefault="00DE44B9" w:rsidP="00A87CDE">
      <w:pPr>
        <w:pStyle w:val="code"/>
      </w:pPr>
      <w:r>
        <w:t>typedef sai_status_t (*sai_remove_</w:t>
      </w:r>
      <w:r w:rsidR="002C4765">
        <w:t>bridge</w:t>
      </w:r>
      <w:r w:rsidR="00A87CDE">
        <w:t>_port</w:t>
      </w:r>
      <w:r>
        <w:t>_fn) (</w:t>
      </w:r>
    </w:p>
    <w:p w14:paraId="4E64CCC7" w14:textId="77777777" w:rsidR="00DE44B9" w:rsidRDefault="00DE44B9">
      <w:pPr>
        <w:pStyle w:val="code"/>
      </w:pPr>
      <w:r>
        <w:t xml:space="preserve">    _In_  sai_object_id_t   </w:t>
      </w:r>
      <w:r w:rsidR="00A87CDE">
        <w:t>br</w:t>
      </w:r>
      <w:r w:rsidR="008704B4">
        <w:t>i</w:t>
      </w:r>
      <w:r w:rsidR="00A87CDE">
        <w:t>dge_port</w:t>
      </w:r>
      <w:r>
        <w:t>_id</w:t>
      </w:r>
    </w:p>
    <w:p w14:paraId="0C10BEFF" w14:textId="77777777" w:rsidR="00DE44B9" w:rsidRDefault="00DE44B9" w:rsidP="00DE44B9">
      <w:pPr>
        <w:pStyle w:val="code"/>
      </w:pPr>
      <w:r>
        <w:t xml:space="preserve">    );</w:t>
      </w:r>
    </w:p>
    <w:p w14:paraId="797BE1CC" w14:textId="77777777" w:rsidR="00DE44B9" w:rsidRDefault="00DE44B9" w:rsidP="00DE44B9">
      <w:pPr>
        <w:pStyle w:val="code"/>
      </w:pPr>
    </w:p>
    <w:p w14:paraId="209252E9" w14:textId="77777777" w:rsidR="00DE44B9" w:rsidRDefault="00DE44B9" w:rsidP="00DE44B9">
      <w:pPr>
        <w:pStyle w:val="code"/>
      </w:pPr>
      <w:r>
        <w:t>/**</w:t>
      </w:r>
    </w:p>
    <w:p w14:paraId="28837B9A" w14:textId="77777777" w:rsidR="00DE44B9" w:rsidRDefault="00AA65DF" w:rsidP="00A87CDE">
      <w:pPr>
        <w:pStyle w:val="code"/>
      </w:pPr>
      <w:r>
        <w:t xml:space="preserve"> * @brief Set attribute</w:t>
      </w:r>
      <w:r w:rsidR="00DE44B9">
        <w:t xml:space="preserve"> for </w:t>
      </w:r>
      <w:r w:rsidR="00A87CDE">
        <w:t>bridge port</w:t>
      </w:r>
    </w:p>
    <w:p w14:paraId="57299D4F" w14:textId="77777777" w:rsidR="00DE44B9" w:rsidRDefault="00DE44B9" w:rsidP="00DE44B9">
      <w:pPr>
        <w:pStyle w:val="code"/>
      </w:pPr>
      <w:r>
        <w:t xml:space="preserve"> *</w:t>
      </w:r>
    </w:p>
    <w:p w14:paraId="7284BBC9" w14:textId="77777777" w:rsidR="00DE44B9" w:rsidRDefault="00DE44B9" w:rsidP="00D358C5">
      <w:pPr>
        <w:pStyle w:val="code"/>
      </w:pPr>
      <w:r>
        <w:lastRenderedPageBreak/>
        <w:t xml:space="preserve"> * @param[in] </w:t>
      </w:r>
      <w:r w:rsidR="00D358C5">
        <w:t xml:space="preserve">bridge port id </w:t>
      </w:r>
    </w:p>
    <w:p w14:paraId="6924F0EC" w14:textId="77777777" w:rsidR="00DE44B9" w:rsidRDefault="00DE44B9" w:rsidP="00DE44B9">
      <w:pPr>
        <w:pStyle w:val="code"/>
      </w:pPr>
      <w:r>
        <w:t xml:space="preserve"> * @param[in] attr attribute to set</w:t>
      </w:r>
    </w:p>
    <w:p w14:paraId="493B84F2" w14:textId="77777777" w:rsidR="00DE44B9" w:rsidRDefault="00DE44B9" w:rsidP="00DE44B9">
      <w:pPr>
        <w:pStyle w:val="code"/>
      </w:pPr>
      <w:r>
        <w:t xml:space="preserve"> *</w:t>
      </w:r>
    </w:p>
    <w:p w14:paraId="0B681162" w14:textId="77777777" w:rsidR="00DE44B9" w:rsidRDefault="00DE44B9" w:rsidP="00DE44B9">
      <w:pPr>
        <w:pStyle w:val="code"/>
      </w:pPr>
      <w:r>
        <w:t xml:space="preserve"> * @return  SAI_STATUS_SUCCESS on success</w:t>
      </w:r>
    </w:p>
    <w:p w14:paraId="326F8B6F" w14:textId="77777777" w:rsidR="00DE44B9" w:rsidRDefault="00DE44B9" w:rsidP="00DE44B9">
      <w:pPr>
        <w:pStyle w:val="code"/>
      </w:pPr>
      <w:r>
        <w:t xml:space="preserve"> *          Failure status code on error</w:t>
      </w:r>
    </w:p>
    <w:p w14:paraId="7C44E8F4" w14:textId="77777777" w:rsidR="00DE44B9" w:rsidRDefault="00DE44B9" w:rsidP="00DE44B9">
      <w:pPr>
        <w:pStyle w:val="code"/>
      </w:pPr>
      <w:r>
        <w:t xml:space="preserve"> */</w:t>
      </w:r>
    </w:p>
    <w:p w14:paraId="7AA9CB5A" w14:textId="77777777" w:rsidR="00DE44B9" w:rsidRDefault="00DE44B9" w:rsidP="00DE44B9">
      <w:pPr>
        <w:pStyle w:val="code"/>
      </w:pPr>
    </w:p>
    <w:p w14:paraId="5EEB3F7E" w14:textId="77777777" w:rsidR="00DE44B9" w:rsidRDefault="00DE44B9" w:rsidP="00A87CDE">
      <w:pPr>
        <w:pStyle w:val="code"/>
      </w:pPr>
      <w:r>
        <w:t>typedef sai_status_t (*sai_set_</w:t>
      </w:r>
      <w:r w:rsidR="00A87CDE">
        <w:t>bridge_port</w:t>
      </w:r>
      <w:r>
        <w:t>_attribute_fn)(</w:t>
      </w:r>
    </w:p>
    <w:p w14:paraId="01EFB219" w14:textId="77777777" w:rsidR="00DE44B9" w:rsidRDefault="00DE44B9" w:rsidP="00A87CDE">
      <w:pPr>
        <w:pStyle w:val="code"/>
      </w:pPr>
      <w:r>
        <w:t xml:space="preserve">    _In_ sai_object_id_t  </w:t>
      </w:r>
      <w:r w:rsidR="00A87CDE">
        <w:t>bridge_port</w:t>
      </w:r>
      <w:r>
        <w:t>_id,</w:t>
      </w:r>
    </w:p>
    <w:p w14:paraId="63901D15" w14:textId="77777777" w:rsidR="00DE44B9" w:rsidRDefault="00DE44B9" w:rsidP="00DE44B9">
      <w:pPr>
        <w:pStyle w:val="code"/>
      </w:pPr>
      <w:r>
        <w:t xml:space="preserve">    _In_ const sai_attribute_t *attr</w:t>
      </w:r>
    </w:p>
    <w:p w14:paraId="2AB88AB8" w14:textId="77777777" w:rsidR="00DE44B9" w:rsidRDefault="00DE44B9" w:rsidP="00DE44B9">
      <w:pPr>
        <w:pStyle w:val="code"/>
      </w:pPr>
      <w:r>
        <w:t xml:space="preserve">    );</w:t>
      </w:r>
    </w:p>
    <w:p w14:paraId="04AE8865" w14:textId="77777777" w:rsidR="00DE44B9" w:rsidRDefault="00DE44B9" w:rsidP="00DE44B9">
      <w:pPr>
        <w:pStyle w:val="code"/>
      </w:pPr>
    </w:p>
    <w:p w14:paraId="36B32C1C" w14:textId="77777777" w:rsidR="00DE44B9" w:rsidRDefault="00DE44B9" w:rsidP="00DE44B9">
      <w:pPr>
        <w:pStyle w:val="code"/>
        <w:ind w:firstLine="405"/>
      </w:pPr>
    </w:p>
    <w:p w14:paraId="12B00877" w14:textId="77777777" w:rsidR="00DE44B9" w:rsidRDefault="00DE44B9" w:rsidP="00DE44B9">
      <w:pPr>
        <w:pStyle w:val="code"/>
      </w:pPr>
      <w:r>
        <w:t>/**</w:t>
      </w:r>
    </w:p>
    <w:p w14:paraId="06416BFD" w14:textId="77777777" w:rsidR="00DE44B9" w:rsidRDefault="00DE44B9" w:rsidP="00DE44B9">
      <w:pPr>
        <w:pStyle w:val="code"/>
      </w:pPr>
      <w:r>
        <w:t xml:space="preserve"> * @b</w:t>
      </w:r>
      <w:r w:rsidR="00A87CDE">
        <w:t>rief  Get attr</w:t>
      </w:r>
      <w:r w:rsidR="00AA65DF">
        <w:t>i</w:t>
      </w:r>
      <w:r w:rsidR="00A87CDE">
        <w:t xml:space="preserve">butes of bridge port </w:t>
      </w:r>
    </w:p>
    <w:p w14:paraId="16D88993" w14:textId="77777777" w:rsidR="00DE44B9" w:rsidRDefault="00DE44B9" w:rsidP="00DE44B9">
      <w:pPr>
        <w:pStyle w:val="code"/>
      </w:pPr>
      <w:r>
        <w:t xml:space="preserve"> *</w:t>
      </w:r>
    </w:p>
    <w:p w14:paraId="0C229CE1" w14:textId="77777777" w:rsidR="00DE44B9" w:rsidRDefault="00DE44B9" w:rsidP="00D358C5">
      <w:pPr>
        <w:pStyle w:val="code"/>
      </w:pPr>
      <w:r>
        <w:t xml:space="preserve"> * @param[in</w:t>
      </w:r>
      <w:r w:rsidR="00A87CDE">
        <w:t>] bridge_port_id</w:t>
      </w:r>
    </w:p>
    <w:p w14:paraId="26E91A5D" w14:textId="77777777" w:rsidR="00DE44B9" w:rsidRDefault="00DE44B9" w:rsidP="00DE44B9">
      <w:pPr>
        <w:pStyle w:val="code"/>
      </w:pPr>
      <w:r>
        <w:t xml:space="preserve"> * @param[in] attr_count  number of attributes</w:t>
      </w:r>
    </w:p>
    <w:p w14:paraId="57A52538" w14:textId="77777777" w:rsidR="00DE44B9" w:rsidRDefault="00DE44B9" w:rsidP="00DE44B9">
      <w:pPr>
        <w:pStyle w:val="code"/>
      </w:pPr>
      <w:r>
        <w:t xml:space="preserve"> * @param[inout] attr_list  array of attributes</w:t>
      </w:r>
    </w:p>
    <w:p w14:paraId="7591C176" w14:textId="77777777" w:rsidR="00DE44B9" w:rsidRDefault="00DE44B9" w:rsidP="00DE44B9">
      <w:pPr>
        <w:pStyle w:val="code"/>
      </w:pPr>
      <w:r>
        <w:t xml:space="preserve"> *</w:t>
      </w:r>
    </w:p>
    <w:p w14:paraId="73B7D030" w14:textId="77777777" w:rsidR="00DE44B9" w:rsidRDefault="00DE44B9" w:rsidP="00DE44B9">
      <w:pPr>
        <w:pStyle w:val="code"/>
      </w:pPr>
      <w:r>
        <w:t xml:space="preserve"> * @return SAI_STATUS_SUCCESS on success</w:t>
      </w:r>
    </w:p>
    <w:p w14:paraId="6DBAB93F" w14:textId="77777777" w:rsidR="00DE44B9" w:rsidRDefault="00DE44B9" w:rsidP="00DE44B9">
      <w:pPr>
        <w:pStyle w:val="code"/>
      </w:pPr>
      <w:r>
        <w:t xml:space="preserve"> *        Failure status code on error</w:t>
      </w:r>
    </w:p>
    <w:p w14:paraId="2F6190D0" w14:textId="77777777" w:rsidR="00DE44B9" w:rsidRDefault="00DE44B9" w:rsidP="00DE44B9">
      <w:pPr>
        <w:pStyle w:val="code"/>
      </w:pPr>
      <w:r>
        <w:t xml:space="preserve"> */</w:t>
      </w:r>
    </w:p>
    <w:p w14:paraId="4CFD36D5" w14:textId="77777777" w:rsidR="00DE44B9" w:rsidRDefault="00DE44B9" w:rsidP="00DE44B9">
      <w:pPr>
        <w:pStyle w:val="code"/>
      </w:pPr>
    </w:p>
    <w:p w14:paraId="292D56DB" w14:textId="77777777" w:rsidR="00DE44B9" w:rsidRDefault="00DE44B9" w:rsidP="00DE44B9">
      <w:pPr>
        <w:pStyle w:val="code"/>
      </w:pPr>
    </w:p>
    <w:p w14:paraId="4B69E25B" w14:textId="77777777" w:rsidR="00DE44B9" w:rsidRDefault="00DE44B9" w:rsidP="00DE44B9">
      <w:pPr>
        <w:pStyle w:val="code"/>
      </w:pPr>
      <w:r>
        <w:t>typedef sai_status_t (*sai_get_</w:t>
      </w:r>
      <w:r w:rsidR="00A87CDE">
        <w:t>bridge_port</w:t>
      </w:r>
      <w:r>
        <w:t>_attribute_fn)(</w:t>
      </w:r>
    </w:p>
    <w:p w14:paraId="381D8BE2" w14:textId="77777777" w:rsidR="00DE44B9" w:rsidRDefault="00DE44B9" w:rsidP="00D358C5">
      <w:pPr>
        <w:pStyle w:val="code"/>
      </w:pPr>
      <w:r>
        <w:t xml:space="preserve">     _In_ </w:t>
      </w:r>
      <w:r w:rsidR="00D358C5">
        <w:t>sai_object</w:t>
      </w:r>
      <w:r w:rsidR="00A87CDE">
        <w:t>_id_t   bridge_port</w:t>
      </w:r>
      <w:r>
        <w:t>_id ,</w:t>
      </w:r>
    </w:p>
    <w:p w14:paraId="608C3A3C" w14:textId="77777777" w:rsidR="00DE44B9" w:rsidRDefault="00DE44B9" w:rsidP="00DE44B9">
      <w:pPr>
        <w:pStyle w:val="code"/>
      </w:pPr>
      <w:r>
        <w:t xml:space="preserve">     _In_ uint32_t attr_count,</w:t>
      </w:r>
    </w:p>
    <w:p w14:paraId="7EA30787" w14:textId="77777777" w:rsidR="00DE44B9" w:rsidRDefault="00DE44B9" w:rsidP="00DE44B9">
      <w:pPr>
        <w:pStyle w:val="code"/>
      </w:pPr>
      <w:r>
        <w:t xml:space="preserve">     _Inout_ sai_attribute_t *attr_list</w:t>
      </w:r>
    </w:p>
    <w:p w14:paraId="4F64D049" w14:textId="77777777" w:rsidR="00DE44B9" w:rsidRDefault="00DE44B9" w:rsidP="00256978">
      <w:pPr>
        <w:pStyle w:val="code"/>
        <w:ind w:firstLine="405"/>
      </w:pPr>
      <w:r>
        <w:t>);</w:t>
      </w:r>
    </w:p>
    <w:p w14:paraId="69975F4D" w14:textId="77777777" w:rsidR="00256978" w:rsidRDefault="00256978" w:rsidP="00256978">
      <w:pPr>
        <w:pStyle w:val="code"/>
        <w:ind w:firstLine="405"/>
      </w:pPr>
    </w:p>
    <w:p w14:paraId="6F30048E" w14:textId="77777777" w:rsidR="00DE44B9" w:rsidRDefault="00A87CDE" w:rsidP="001A20A1">
      <w:pPr>
        <w:pStyle w:val="Heading3"/>
      </w:pPr>
      <w:bookmarkStart w:id="284" w:name="_Toc471401302"/>
      <w:r>
        <w:t xml:space="preserve">Bridge port </w:t>
      </w:r>
      <w:r w:rsidR="00DE44B9">
        <w:t xml:space="preserve"> API summary</w:t>
      </w:r>
      <w:bookmarkEnd w:id="284"/>
    </w:p>
    <w:p w14:paraId="202BB7E5" w14:textId="77777777" w:rsidR="00DE44B9" w:rsidRPr="0007558E" w:rsidRDefault="00DE44B9" w:rsidP="002262F2">
      <w:pPr>
        <w:pStyle w:val="code"/>
      </w:pPr>
      <w:r>
        <w:t>ty</w:t>
      </w:r>
      <w:r w:rsidR="00A87CDE">
        <w:t>pedef struct  bridge</w:t>
      </w:r>
      <w:r w:rsidR="006D69FC">
        <w:t>_</w:t>
      </w:r>
      <w:r w:rsidR="00D358C5">
        <w:t>port_</w:t>
      </w:r>
      <w:r w:rsidR="006D69FC">
        <w:t>t</w:t>
      </w:r>
    </w:p>
    <w:p w14:paraId="483A8CDB" w14:textId="77777777" w:rsidR="00DE44B9" w:rsidRPr="0007558E" w:rsidRDefault="00DE44B9" w:rsidP="002262F2">
      <w:pPr>
        <w:pStyle w:val="code"/>
      </w:pPr>
      <w:r w:rsidRPr="0007558E">
        <w:t>{</w:t>
      </w:r>
    </w:p>
    <w:p w14:paraId="093A7E09" w14:textId="77777777" w:rsidR="00DE44B9" w:rsidRPr="0007558E" w:rsidRDefault="00DE44B9" w:rsidP="002262F2">
      <w:pPr>
        <w:pStyle w:val="code"/>
      </w:pPr>
      <w:r w:rsidRPr="0007558E">
        <w:t xml:space="preserve">    sai_create_</w:t>
      </w:r>
      <w:r w:rsidR="006D69FC">
        <w:t>bridge_port</w:t>
      </w:r>
      <w:r w:rsidRPr="0007558E">
        <w:t xml:space="preserve">_fn         </w:t>
      </w:r>
      <w:r>
        <w:tab/>
      </w:r>
      <w:r>
        <w:tab/>
      </w:r>
      <w:r>
        <w:tab/>
      </w:r>
      <w:r w:rsidRPr="0007558E">
        <w:t>create_</w:t>
      </w:r>
      <w:r w:rsidR="006D69FC">
        <w:t>bridge_port</w:t>
      </w:r>
      <w:r w:rsidRPr="0007558E">
        <w:t>;</w:t>
      </w:r>
    </w:p>
    <w:p w14:paraId="2401D5E5" w14:textId="77777777" w:rsidR="006D69FC" w:rsidRDefault="006D69FC" w:rsidP="002262F2">
      <w:pPr>
        <w:pStyle w:val="code"/>
      </w:pPr>
      <w:r>
        <w:t xml:space="preserve">    sai_remove</w:t>
      </w:r>
      <w:r w:rsidRPr="0007558E">
        <w:t>_</w:t>
      </w:r>
      <w:r>
        <w:t xml:space="preserve">bridge_port_fn </w:t>
      </w:r>
      <w:r>
        <w:tab/>
      </w:r>
      <w:r>
        <w:tab/>
      </w:r>
      <w:r>
        <w:tab/>
      </w:r>
      <w:r w:rsidR="002262F2">
        <w:tab/>
      </w:r>
      <w:r>
        <w:t>remove</w:t>
      </w:r>
      <w:r w:rsidRPr="0007558E">
        <w:t>_</w:t>
      </w:r>
      <w:r>
        <w:t>bridge_port</w:t>
      </w:r>
      <w:r w:rsidRPr="0007558E">
        <w:t>;</w:t>
      </w:r>
      <w:r w:rsidR="00DE44B9" w:rsidRPr="0007558E">
        <w:t xml:space="preserve">   </w:t>
      </w:r>
    </w:p>
    <w:p w14:paraId="757775A0" w14:textId="77777777" w:rsidR="00DE44B9" w:rsidRPr="0007558E" w:rsidRDefault="006D69FC" w:rsidP="002262F2">
      <w:pPr>
        <w:pStyle w:val="code"/>
      </w:pPr>
      <w:r>
        <w:t xml:space="preserve">   </w:t>
      </w:r>
      <w:r w:rsidR="00DE44B9" w:rsidRPr="0007558E">
        <w:t xml:space="preserve"> sai_set_</w:t>
      </w:r>
      <w:r>
        <w:t>bridge_port</w:t>
      </w:r>
      <w:r w:rsidR="00B04AD7">
        <w:t xml:space="preserve">_attribute_fn  </w:t>
      </w:r>
      <w:r w:rsidR="00B04AD7">
        <w:tab/>
      </w:r>
      <w:r>
        <w:tab/>
      </w:r>
      <w:r>
        <w:tab/>
        <w:t>set_bridge_port</w:t>
      </w:r>
      <w:r w:rsidR="00E20AB7">
        <w:t>_attribute</w:t>
      </w:r>
      <w:r w:rsidR="00DE44B9" w:rsidRPr="0007558E">
        <w:t>;</w:t>
      </w:r>
    </w:p>
    <w:p w14:paraId="02E86740" w14:textId="77777777" w:rsidR="00DE44B9" w:rsidRDefault="002262F2" w:rsidP="002262F2">
      <w:pPr>
        <w:pStyle w:val="code"/>
      </w:pPr>
      <w:r>
        <w:t xml:space="preserve">    </w:t>
      </w:r>
      <w:r w:rsidR="00DE44B9" w:rsidRPr="0007558E">
        <w:t>sai_get_</w:t>
      </w:r>
      <w:r w:rsidR="006D69FC">
        <w:t>bridge_port</w:t>
      </w:r>
      <w:r w:rsidR="00B04AD7">
        <w:t xml:space="preserve">_attribute_fn  </w:t>
      </w:r>
      <w:r w:rsidR="00B04AD7">
        <w:tab/>
      </w:r>
      <w:r w:rsidR="00B04AD7">
        <w:tab/>
      </w:r>
      <w:r w:rsidR="006D69FC">
        <w:tab/>
        <w:t>get_bridge_port</w:t>
      </w:r>
      <w:r w:rsidR="00E20AB7">
        <w:t>_attribute</w:t>
      </w:r>
      <w:r w:rsidR="00DE44B9" w:rsidRPr="0007558E">
        <w:t>;</w:t>
      </w:r>
    </w:p>
    <w:p w14:paraId="28CDB9EC" w14:textId="77777777" w:rsidR="00A87CDE" w:rsidRDefault="00A87CDE" w:rsidP="002262F2">
      <w:pPr>
        <w:pStyle w:val="code"/>
      </w:pPr>
      <w:r>
        <w:t xml:space="preserve">    </w:t>
      </w:r>
    </w:p>
    <w:p w14:paraId="77626B00" w14:textId="77777777" w:rsidR="00DE44B9" w:rsidRDefault="00DE44B9" w:rsidP="002262F2">
      <w:pPr>
        <w:pStyle w:val="code"/>
      </w:pPr>
      <w:r w:rsidRPr="0007558E">
        <w:t>}</w:t>
      </w:r>
      <w:r w:rsidR="00A87CDE">
        <w:t xml:space="preserve"> sai_bridge</w:t>
      </w:r>
      <w:r>
        <w:t>_</w:t>
      </w:r>
      <w:r w:rsidR="00D358C5">
        <w:t>port_</w:t>
      </w:r>
      <w:r w:rsidRPr="0007558E">
        <w:t>api_t</w:t>
      </w:r>
      <w:r>
        <w:t>;</w:t>
      </w:r>
    </w:p>
    <w:p w14:paraId="15AFCECC" w14:textId="77777777" w:rsidR="00D358C5" w:rsidRDefault="00D358C5"/>
    <w:p w14:paraId="149D1BE3" w14:textId="77777777" w:rsidR="00D358C5" w:rsidRDefault="00D358C5" w:rsidP="00D358C5">
      <w:pPr>
        <w:pStyle w:val="Heading2"/>
      </w:pPr>
      <w:bookmarkStart w:id="285" w:name="_Toc471401303"/>
      <w:r>
        <w:t xml:space="preserve">SAI bridge </w:t>
      </w:r>
      <w:r w:rsidRPr="00A27EDF">
        <w:t>object</w:t>
      </w:r>
      <w:bookmarkEnd w:id="285"/>
      <w:r w:rsidRPr="00A27EDF">
        <w:t xml:space="preserve"> </w:t>
      </w:r>
    </w:p>
    <w:p w14:paraId="6A439AA5" w14:textId="77777777" w:rsidR="002343AB" w:rsidRDefault="002343AB" w:rsidP="00D358C5">
      <w:pPr>
        <w:pStyle w:val="code"/>
      </w:pPr>
    </w:p>
    <w:p w14:paraId="3E909B36" w14:textId="77777777" w:rsidR="002343AB" w:rsidRDefault="002343AB" w:rsidP="00D358C5">
      <w:pPr>
        <w:pStyle w:val="code"/>
      </w:pPr>
    </w:p>
    <w:p w14:paraId="4C9F3657" w14:textId="77777777" w:rsidR="002343AB" w:rsidRDefault="002343AB" w:rsidP="00D358C5">
      <w:pPr>
        <w:pStyle w:val="code"/>
      </w:pPr>
    </w:p>
    <w:p w14:paraId="12F48BA3" w14:textId="77777777" w:rsidR="002343AB" w:rsidRDefault="002343AB" w:rsidP="002343AB">
      <w:pPr>
        <w:pStyle w:val="code"/>
      </w:pPr>
      <w:r>
        <w:t xml:space="preserve">typedef enum _sai_bridge_type_t </w:t>
      </w:r>
    </w:p>
    <w:p w14:paraId="4A9DB27F" w14:textId="77777777" w:rsidR="002343AB" w:rsidRDefault="002343AB" w:rsidP="002343AB">
      <w:pPr>
        <w:pStyle w:val="code"/>
      </w:pPr>
      <w:r>
        <w:t>{</w:t>
      </w:r>
    </w:p>
    <w:p w14:paraId="1ED59A84" w14:textId="77777777" w:rsidR="002343AB" w:rsidRPr="002343AB" w:rsidRDefault="002343AB" w:rsidP="002343AB">
      <w:pPr>
        <w:pStyle w:val="code"/>
      </w:pPr>
      <w:r>
        <w:t xml:space="preserve">    </w:t>
      </w:r>
    </w:p>
    <w:p w14:paraId="03956E68" w14:textId="77777777" w:rsidR="002343AB" w:rsidRDefault="002343AB" w:rsidP="002343AB">
      <w:pPr>
        <w:pStyle w:val="code"/>
      </w:pPr>
      <w:r>
        <w:t xml:space="preserve">    SAI_BRIDGE</w:t>
      </w:r>
      <w:r w:rsidRPr="002343AB">
        <w:t>_TYPE_</w:t>
      </w:r>
      <w:r>
        <w:t>1Q</w:t>
      </w:r>
      <w:r w:rsidRPr="002343AB">
        <w:t>,</w:t>
      </w:r>
    </w:p>
    <w:p w14:paraId="16B944F4" w14:textId="77777777" w:rsidR="002343AB" w:rsidRDefault="002343AB" w:rsidP="002343AB">
      <w:pPr>
        <w:pStyle w:val="code"/>
      </w:pPr>
    </w:p>
    <w:p w14:paraId="5C970ED1" w14:textId="77777777" w:rsidR="002343AB" w:rsidRPr="002343AB" w:rsidRDefault="002343AB" w:rsidP="002343AB">
      <w:pPr>
        <w:pStyle w:val="code"/>
      </w:pPr>
      <w:r>
        <w:t xml:space="preserve">    SAI_BRIDGE</w:t>
      </w:r>
      <w:r w:rsidRPr="002343AB">
        <w:t>_TYPE_</w:t>
      </w:r>
      <w:r>
        <w:t>1D</w:t>
      </w:r>
      <w:r w:rsidRPr="002343AB">
        <w:t>,</w:t>
      </w:r>
    </w:p>
    <w:p w14:paraId="2A206163" w14:textId="77777777" w:rsidR="002343AB" w:rsidRPr="00B00BF4" w:rsidRDefault="002343AB" w:rsidP="002343AB">
      <w:pPr>
        <w:pStyle w:val="code"/>
      </w:pPr>
    </w:p>
    <w:p w14:paraId="3744D74D" w14:textId="77777777" w:rsidR="002343AB" w:rsidRDefault="002343AB" w:rsidP="002343AB">
      <w:pPr>
        <w:pStyle w:val="code"/>
      </w:pPr>
    </w:p>
    <w:p w14:paraId="6704719F" w14:textId="77777777" w:rsidR="002343AB" w:rsidRDefault="002343AB" w:rsidP="002343AB">
      <w:pPr>
        <w:pStyle w:val="code"/>
      </w:pPr>
      <w:r>
        <w:t>} sai_bridge_type_t;</w:t>
      </w:r>
    </w:p>
    <w:p w14:paraId="3087D9FF" w14:textId="77777777" w:rsidR="002343AB" w:rsidRDefault="002343AB" w:rsidP="00D358C5">
      <w:pPr>
        <w:pStyle w:val="code"/>
      </w:pPr>
    </w:p>
    <w:p w14:paraId="66C2E16D" w14:textId="77777777" w:rsidR="002343AB" w:rsidRDefault="002343AB" w:rsidP="00D358C5">
      <w:pPr>
        <w:pStyle w:val="code"/>
      </w:pPr>
    </w:p>
    <w:p w14:paraId="5D4F11F9" w14:textId="77777777" w:rsidR="00D358C5" w:rsidRDefault="00D358C5" w:rsidP="00D358C5">
      <w:pPr>
        <w:pStyle w:val="code"/>
      </w:pPr>
      <w:commentRangeStart w:id="286"/>
      <w:commentRangeStart w:id="287"/>
      <w:r>
        <w:t>typedef enum _sai_bridge_attr_t</w:t>
      </w:r>
      <w:commentRangeEnd w:id="286"/>
      <w:r w:rsidR="00E946BD">
        <w:rPr>
          <w:rStyle w:val="CommentReference"/>
          <w:rFonts w:ascii="Calibri" w:eastAsiaTheme="minorEastAsia" w:hAnsi="Calibri"/>
          <w:noProof w:val="0"/>
        </w:rPr>
        <w:commentReference w:id="286"/>
      </w:r>
      <w:commentRangeEnd w:id="287"/>
      <w:r w:rsidR="00176061">
        <w:rPr>
          <w:rStyle w:val="CommentReference"/>
          <w:rFonts w:ascii="Calibri" w:eastAsiaTheme="minorEastAsia" w:hAnsi="Calibri"/>
          <w:noProof w:val="0"/>
        </w:rPr>
        <w:commentReference w:id="287"/>
      </w:r>
    </w:p>
    <w:p w14:paraId="3D717591" w14:textId="77777777" w:rsidR="00D358C5" w:rsidRDefault="00D358C5" w:rsidP="00D358C5">
      <w:pPr>
        <w:pStyle w:val="code"/>
      </w:pPr>
      <w:r>
        <w:t>{</w:t>
      </w:r>
    </w:p>
    <w:p w14:paraId="44B81C09" w14:textId="77777777" w:rsidR="005775FD" w:rsidRDefault="005775FD" w:rsidP="00D358C5">
      <w:pPr>
        <w:pStyle w:val="code"/>
      </w:pPr>
    </w:p>
    <w:p w14:paraId="66184F5F" w14:textId="77777777" w:rsidR="002262F2" w:rsidRDefault="002262F2" w:rsidP="002343AB">
      <w:pPr>
        <w:pStyle w:val="code"/>
      </w:pPr>
      <w:r>
        <w:t xml:space="preserve">   /** </w:t>
      </w:r>
      <w:r w:rsidR="002343AB">
        <w:t xml:space="preserve">SAI bridge type vlan_aware , non_vlan_aware [sai_bridge_type_t] </w:t>
      </w:r>
      <w:r>
        <w:t>*/</w:t>
      </w:r>
    </w:p>
    <w:p w14:paraId="4DA9E200" w14:textId="77777777" w:rsidR="00D358C5" w:rsidRDefault="002262F2" w:rsidP="002343AB">
      <w:pPr>
        <w:pStyle w:val="code"/>
      </w:pPr>
      <w:commentRangeStart w:id="288"/>
      <w:r>
        <w:t xml:space="preserve">    SAI_BRIDGE_ATTR_</w:t>
      </w:r>
      <w:r w:rsidR="002343AB">
        <w:t>TYPE</w:t>
      </w:r>
      <w:r>
        <w:t>,</w:t>
      </w:r>
      <w:commentRangeEnd w:id="288"/>
      <w:r w:rsidR="00E946BD">
        <w:rPr>
          <w:rStyle w:val="CommentReference"/>
          <w:rFonts w:ascii="Calibri" w:eastAsiaTheme="minorEastAsia" w:hAnsi="Calibri"/>
          <w:noProof w:val="0"/>
        </w:rPr>
        <w:commentReference w:id="288"/>
      </w:r>
    </w:p>
    <w:p w14:paraId="095008D3" w14:textId="77777777" w:rsidR="008569CC" w:rsidRDefault="008569CC" w:rsidP="002343AB">
      <w:pPr>
        <w:pStyle w:val="code"/>
      </w:pPr>
    </w:p>
    <w:p w14:paraId="5E6F2C91" w14:textId="77777777" w:rsidR="008569CC" w:rsidRDefault="008569CC" w:rsidP="008569CC">
      <w:pPr>
        <w:pStyle w:val="code"/>
      </w:pPr>
      <w:r>
        <w:t xml:space="preserve">    SAI_BRIDEG_ATTR_MAX_LEARNED_ADDRESSES,</w:t>
      </w:r>
    </w:p>
    <w:p w14:paraId="6A0D8D11" w14:textId="77777777" w:rsidR="008569CC" w:rsidRDefault="008569CC" w:rsidP="008569CC">
      <w:pPr>
        <w:pStyle w:val="code"/>
      </w:pPr>
    </w:p>
    <w:p w14:paraId="24E9AF93" w14:textId="77777777" w:rsidR="008569CC" w:rsidRDefault="008569CC" w:rsidP="008569CC">
      <w:pPr>
        <w:pStyle w:val="code"/>
      </w:pPr>
      <w:r>
        <w:t xml:space="preserve">    SAI_BRIDGE_ATTR_LEARN_DISABLE</w:t>
      </w:r>
    </w:p>
    <w:p w14:paraId="3401718C" w14:textId="77777777" w:rsidR="002262F2" w:rsidRDefault="002262F2" w:rsidP="002262F2">
      <w:pPr>
        <w:pStyle w:val="code"/>
      </w:pPr>
    </w:p>
    <w:p w14:paraId="366DC4DA" w14:textId="77777777" w:rsidR="00D358C5" w:rsidRDefault="00D358C5" w:rsidP="00D358C5">
      <w:pPr>
        <w:pStyle w:val="code"/>
      </w:pPr>
      <w:r>
        <w:t>} sai_bridge_attr_t ;</w:t>
      </w:r>
    </w:p>
    <w:p w14:paraId="2C25B37E" w14:textId="77777777" w:rsidR="00D358C5" w:rsidRDefault="00D358C5" w:rsidP="00D358C5">
      <w:pPr>
        <w:pStyle w:val="code"/>
      </w:pPr>
    </w:p>
    <w:p w14:paraId="3D63A983" w14:textId="77777777" w:rsidR="00D358C5" w:rsidRDefault="00D358C5" w:rsidP="00D358C5">
      <w:pPr>
        <w:pStyle w:val="code"/>
      </w:pPr>
    </w:p>
    <w:p w14:paraId="336ADE08" w14:textId="77777777" w:rsidR="00D358C5" w:rsidRDefault="00D358C5" w:rsidP="00D358C5">
      <w:pPr>
        <w:pStyle w:val="code"/>
      </w:pPr>
      <w:r>
        <w:t>/**</w:t>
      </w:r>
    </w:p>
    <w:p w14:paraId="25D4B1C6" w14:textId="77777777" w:rsidR="00D358C5" w:rsidRDefault="00D358C5" w:rsidP="00D358C5">
      <w:pPr>
        <w:pStyle w:val="code"/>
      </w:pPr>
      <w:r>
        <w:t xml:space="preserve"> * @brief Create bridge</w:t>
      </w:r>
    </w:p>
    <w:p w14:paraId="6BB4BCBD" w14:textId="77777777" w:rsidR="00D358C5" w:rsidRDefault="00D358C5" w:rsidP="00D358C5">
      <w:pPr>
        <w:pStyle w:val="code"/>
      </w:pPr>
      <w:r>
        <w:t xml:space="preserve"> *</w:t>
      </w:r>
    </w:p>
    <w:p w14:paraId="0FB98743" w14:textId="77777777" w:rsidR="00D358C5" w:rsidRDefault="00D358C5" w:rsidP="00D358C5">
      <w:pPr>
        <w:pStyle w:val="code"/>
      </w:pPr>
      <w:r>
        <w:t xml:space="preserve"> * @param[out]  bridge_port_id </w:t>
      </w:r>
    </w:p>
    <w:p w14:paraId="5B86DEB1" w14:textId="77777777" w:rsidR="00D358C5" w:rsidRDefault="00D358C5" w:rsidP="00D358C5">
      <w:pPr>
        <w:pStyle w:val="code"/>
      </w:pPr>
      <w:r>
        <w:t xml:space="preserve"> * @param[in] </w:t>
      </w:r>
      <w:r>
        <w:tab/>
        <w:t xml:space="preserve"> attr_count number of attributes</w:t>
      </w:r>
    </w:p>
    <w:p w14:paraId="601A25D5" w14:textId="77777777" w:rsidR="00D358C5" w:rsidRDefault="00D358C5" w:rsidP="00D358C5">
      <w:pPr>
        <w:pStyle w:val="code"/>
      </w:pPr>
      <w:r>
        <w:t xml:space="preserve"> * @param[in] </w:t>
      </w:r>
      <w:r>
        <w:tab/>
        <w:t xml:space="preserve"> attr_list array of attributes</w:t>
      </w:r>
    </w:p>
    <w:p w14:paraId="662A4E0B" w14:textId="77777777" w:rsidR="00D358C5" w:rsidRDefault="00D358C5" w:rsidP="00D358C5">
      <w:pPr>
        <w:pStyle w:val="code"/>
      </w:pPr>
      <w:r>
        <w:t xml:space="preserve"> *</w:t>
      </w:r>
    </w:p>
    <w:p w14:paraId="0000EAE5" w14:textId="77777777" w:rsidR="00D358C5" w:rsidRDefault="00D358C5" w:rsidP="00D358C5">
      <w:pPr>
        <w:pStyle w:val="code"/>
      </w:pPr>
      <w:r>
        <w:t xml:space="preserve"> * @return  SAI_STATUS_SUCCESS on success</w:t>
      </w:r>
    </w:p>
    <w:p w14:paraId="3E400013" w14:textId="77777777" w:rsidR="00D358C5" w:rsidRDefault="00D358C5" w:rsidP="00D358C5">
      <w:pPr>
        <w:pStyle w:val="code"/>
      </w:pPr>
      <w:r>
        <w:t xml:space="preserve"> *          Failure status code on error</w:t>
      </w:r>
    </w:p>
    <w:p w14:paraId="384FAB2D" w14:textId="77777777" w:rsidR="00D358C5" w:rsidRDefault="00D358C5" w:rsidP="00D358C5">
      <w:pPr>
        <w:pStyle w:val="code"/>
      </w:pPr>
      <w:r>
        <w:t xml:space="preserve"> */</w:t>
      </w:r>
    </w:p>
    <w:p w14:paraId="6366AF8B" w14:textId="77777777" w:rsidR="00D358C5" w:rsidRDefault="00D358C5" w:rsidP="00D358C5">
      <w:pPr>
        <w:pStyle w:val="code"/>
      </w:pPr>
      <w:r>
        <w:t>typedef sai_status_t (*</w:t>
      </w:r>
      <w:r w:rsidRPr="0007558E">
        <w:t>sai_create_</w:t>
      </w:r>
      <w:r>
        <w:t>bridge</w:t>
      </w:r>
      <w:r w:rsidRPr="0007558E">
        <w:t>_fn</w:t>
      </w:r>
      <w:r>
        <w:t>)(</w:t>
      </w:r>
    </w:p>
    <w:p w14:paraId="75694B4C" w14:textId="77777777" w:rsidR="00D358C5" w:rsidRDefault="00D358C5" w:rsidP="00D358C5">
      <w:pPr>
        <w:pStyle w:val="code"/>
      </w:pPr>
      <w:r>
        <w:t xml:space="preserve">    _Out_ sai_object_id_t* bridge_id,</w:t>
      </w:r>
    </w:p>
    <w:p w14:paraId="637AA0B6" w14:textId="77777777" w:rsidR="00D358C5" w:rsidRDefault="00D358C5" w:rsidP="00D358C5">
      <w:pPr>
        <w:pStyle w:val="code"/>
      </w:pPr>
      <w:r>
        <w:t xml:space="preserve">    _In_ uint32_t attr_count,</w:t>
      </w:r>
    </w:p>
    <w:p w14:paraId="72745AED" w14:textId="77777777" w:rsidR="00D358C5" w:rsidRDefault="00D358C5" w:rsidP="00D358C5">
      <w:pPr>
        <w:pStyle w:val="code"/>
      </w:pPr>
      <w:r>
        <w:t xml:space="preserve">    _In_ const sai_attribute_t *attr_list</w:t>
      </w:r>
    </w:p>
    <w:p w14:paraId="74D13D1E" w14:textId="77777777" w:rsidR="00D358C5" w:rsidRDefault="00D358C5" w:rsidP="00D358C5">
      <w:pPr>
        <w:pStyle w:val="code"/>
      </w:pPr>
      <w:r>
        <w:t xml:space="preserve">    );</w:t>
      </w:r>
    </w:p>
    <w:p w14:paraId="1A228E07" w14:textId="77777777" w:rsidR="00D358C5" w:rsidRDefault="00D358C5" w:rsidP="00D358C5">
      <w:pPr>
        <w:pStyle w:val="code"/>
      </w:pPr>
    </w:p>
    <w:p w14:paraId="3AAF6C33" w14:textId="77777777" w:rsidR="00D358C5" w:rsidRDefault="00D358C5" w:rsidP="00D358C5">
      <w:pPr>
        <w:pStyle w:val="code"/>
      </w:pPr>
      <w:r>
        <w:t>/**</w:t>
      </w:r>
    </w:p>
    <w:p w14:paraId="76D6A934" w14:textId="77777777" w:rsidR="00D358C5" w:rsidRDefault="00D358C5" w:rsidP="00D358C5">
      <w:pPr>
        <w:pStyle w:val="code"/>
      </w:pPr>
      <w:r>
        <w:t xml:space="preserve"> * @brief Remove bridge </w:t>
      </w:r>
    </w:p>
    <w:p w14:paraId="24263770" w14:textId="77777777" w:rsidR="00D358C5" w:rsidRDefault="00D358C5" w:rsidP="00D358C5">
      <w:pPr>
        <w:pStyle w:val="code"/>
      </w:pPr>
      <w:r>
        <w:t xml:space="preserve"> *</w:t>
      </w:r>
    </w:p>
    <w:p w14:paraId="69298DCA" w14:textId="77777777" w:rsidR="00D358C5" w:rsidRDefault="00D358C5" w:rsidP="00D358C5">
      <w:pPr>
        <w:pStyle w:val="code"/>
      </w:pPr>
      <w:r>
        <w:t xml:space="preserve"> *  @param[in] bridge_id.</w:t>
      </w:r>
    </w:p>
    <w:p w14:paraId="7A3170DF" w14:textId="77777777" w:rsidR="00D358C5" w:rsidRDefault="00D358C5" w:rsidP="00D358C5">
      <w:pPr>
        <w:pStyle w:val="code"/>
      </w:pPr>
      <w:r>
        <w:t xml:space="preserve"> *</w:t>
      </w:r>
    </w:p>
    <w:p w14:paraId="55C409D4" w14:textId="77777777" w:rsidR="00D358C5" w:rsidRDefault="00D358C5" w:rsidP="00D358C5">
      <w:pPr>
        <w:pStyle w:val="code"/>
      </w:pPr>
      <w:r>
        <w:t xml:space="preserve"> *  @return  SAI_STATUS_SUCCESS on success</w:t>
      </w:r>
    </w:p>
    <w:p w14:paraId="5CB9FCBB" w14:textId="77777777" w:rsidR="00D358C5" w:rsidRDefault="00D358C5" w:rsidP="00D358C5">
      <w:pPr>
        <w:pStyle w:val="code"/>
      </w:pPr>
      <w:r>
        <w:t xml:space="preserve"> *           Failure status code on error</w:t>
      </w:r>
    </w:p>
    <w:p w14:paraId="66216F4B" w14:textId="77777777" w:rsidR="00D358C5" w:rsidRDefault="00D358C5" w:rsidP="00D358C5">
      <w:pPr>
        <w:pStyle w:val="code"/>
      </w:pPr>
      <w:r>
        <w:t xml:space="preserve"> */</w:t>
      </w:r>
    </w:p>
    <w:p w14:paraId="2BB77686" w14:textId="77777777" w:rsidR="00D358C5" w:rsidRDefault="00D358C5" w:rsidP="001B167D">
      <w:pPr>
        <w:pStyle w:val="code"/>
      </w:pPr>
      <w:r>
        <w:t>typedef sai_status_t (*sai_remove_brid</w:t>
      </w:r>
      <w:r w:rsidR="001B167D">
        <w:t>ge</w:t>
      </w:r>
      <w:r>
        <w:t>_fn) (</w:t>
      </w:r>
    </w:p>
    <w:p w14:paraId="384ACA32" w14:textId="77777777" w:rsidR="00D358C5" w:rsidRDefault="00D358C5" w:rsidP="00D358C5">
      <w:pPr>
        <w:pStyle w:val="code"/>
      </w:pPr>
      <w:r>
        <w:t xml:space="preserve">    _In_  sai_object_id_t   br</w:t>
      </w:r>
      <w:r w:rsidR="008704B4">
        <w:t>i</w:t>
      </w:r>
      <w:r>
        <w:t>dge_id</w:t>
      </w:r>
    </w:p>
    <w:p w14:paraId="283BC000" w14:textId="77777777" w:rsidR="00D358C5" w:rsidRDefault="00D358C5" w:rsidP="00D358C5">
      <w:pPr>
        <w:pStyle w:val="code"/>
      </w:pPr>
      <w:r>
        <w:t xml:space="preserve">    );</w:t>
      </w:r>
    </w:p>
    <w:p w14:paraId="17417FB1" w14:textId="77777777" w:rsidR="00D358C5" w:rsidRDefault="00D358C5" w:rsidP="00D358C5">
      <w:pPr>
        <w:pStyle w:val="code"/>
      </w:pPr>
    </w:p>
    <w:p w14:paraId="46CC6BE9" w14:textId="77777777" w:rsidR="00D358C5" w:rsidRDefault="00D358C5" w:rsidP="00D358C5">
      <w:pPr>
        <w:pStyle w:val="code"/>
      </w:pPr>
      <w:r>
        <w:t>/**</w:t>
      </w:r>
    </w:p>
    <w:p w14:paraId="2B54B5D8" w14:textId="77777777" w:rsidR="00D358C5" w:rsidRDefault="00AA65DF" w:rsidP="00D358C5">
      <w:pPr>
        <w:pStyle w:val="code"/>
      </w:pPr>
      <w:r>
        <w:t xml:space="preserve"> * @brief Set attribute</w:t>
      </w:r>
      <w:r w:rsidR="00D358C5">
        <w:t xml:space="preserve"> for bridge</w:t>
      </w:r>
    </w:p>
    <w:p w14:paraId="6BD0DE08" w14:textId="77777777" w:rsidR="00D358C5" w:rsidRDefault="00D358C5" w:rsidP="00D358C5">
      <w:pPr>
        <w:pStyle w:val="code"/>
      </w:pPr>
      <w:r>
        <w:t xml:space="preserve"> *</w:t>
      </w:r>
    </w:p>
    <w:p w14:paraId="46E2CC72" w14:textId="77777777" w:rsidR="00D358C5" w:rsidRDefault="00D358C5" w:rsidP="00D358C5">
      <w:pPr>
        <w:pStyle w:val="code"/>
      </w:pPr>
      <w:r>
        <w:t xml:space="preserve"> * @param[in] bridge id </w:t>
      </w:r>
    </w:p>
    <w:p w14:paraId="05CA0EDB" w14:textId="77777777" w:rsidR="00D358C5" w:rsidRDefault="00D358C5" w:rsidP="00D358C5">
      <w:pPr>
        <w:pStyle w:val="code"/>
      </w:pPr>
      <w:r>
        <w:t xml:space="preserve"> * @param[in] attr attribute to set</w:t>
      </w:r>
    </w:p>
    <w:p w14:paraId="33A88814" w14:textId="77777777" w:rsidR="00D358C5" w:rsidRDefault="00D358C5" w:rsidP="00D358C5">
      <w:pPr>
        <w:pStyle w:val="code"/>
      </w:pPr>
      <w:r>
        <w:t xml:space="preserve"> *</w:t>
      </w:r>
    </w:p>
    <w:p w14:paraId="63793AA9" w14:textId="77777777" w:rsidR="00D358C5" w:rsidRDefault="00D358C5" w:rsidP="00D358C5">
      <w:pPr>
        <w:pStyle w:val="code"/>
      </w:pPr>
      <w:r>
        <w:t xml:space="preserve"> * @return  SAI_STATUS_SUCCESS on success</w:t>
      </w:r>
    </w:p>
    <w:p w14:paraId="3CCC459A" w14:textId="77777777" w:rsidR="00D358C5" w:rsidRDefault="00D358C5" w:rsidP="00D358C5">
      <w:pPr>
        <w:pStyle w:val="code"/>
      </w:pPr>
      <w:r>
        <w:t xml:space="preserve"> *          Failure status code on error</w:t>
      </w:r>
    </w:p>
    <w:p w14:paraId="0397077B" w14:textId="77777777" w:rsidR="00D358C5" w:rsidRDefault="00D358C5" w:rsidP="00D358C5">
      <w:pPr>
        <w:pStyle w:val="code"/>
      </w:pPr>
      <w:r>
        <w:t xml:space="preserve"> */</w:t>
      </w:r>
    </w:p>
    <w:p w14:paraId="5406A7B0" w14:textId="77777777" w:rsidR="00D358C5" w:rsidRDefault="00D358C5" w:rsidP="00D358C5">
      <w:pPr>
        <w:pStyle w:val="code"/>
      </w:pPr>
    </w:p>
    <w:p w14:paraId="1E5BF902" w14:textId="77777777" w:rsidR="00D358C5" w:rsidRDefault="00D358C5" w:rsidP="00D358C5">
      <w:pPr>
        <w:pStyle w:val="code"/>
      </w:pPr>
      <w:r>
        <w:t>typedef sai_status_t (*sai_set_bridge_attribute_fn)(</w:t>
      </w:r>
    </w:p>
    <w:p w14:paraId="496C950C" w14:textId="77777777" w:rsidR="00D358C5" w:rsidRDefault="00D358C5" w:rsidP="00D358C5">
      <w:pPr>
        <w:pStyle w:val="code"/>
      </w:pPr>
      <w:r>
        <w:t xml:space="preserve">    _In_ sai_object_id_t  bridge_id,</w:t>
      </w:r>
    </w:p>
    <w:p w14:paraId="659EC699" w14:textId="77777777" w:rsidR="00D358C5" w:rsidRDefault="00D358C5" w:rsidP="00D358C5">
      <w:pPr>
        <w:pStyle w:val="code"/>
      </w:pPr>
      <w:r>
        <w:t xml:space="preserve">    _In_ const sai_attribute_t *attr</w:t>
      </w:r>
    </w:p>
    <w:p w14:paraId="1735C23D" w14:textId="77777777" w:rsidR="00D358C5" w:rsidRDefault="00D358C5" w:rsidP="00D358C5">
      <w:pPr>
        <w:pStyle w:val="code"/>
      </w:pPr>
      <w:r>
        <w:t xml:space="preserve">    );</w:t>
      </w:r>
    </w:p>
    <w:p w14:paraId="04694BCC" w14:textId="77777777" w:rsidR="00D358C5" w:rsidRDefault="00D358C5" w:rsidP="00D358C5">
      <w:pPr>
        <w:pStyle w:val="code"/>
      </w:pPr>
    </w:p>
    <w:p w14:paraId="568D75F9" w14:textId="77777777" w:rsidR="00D358C5" w:rsidRDefault="00D358C5" w:rsidP="00D358C5">
      <w:pPr>
        <w:pStyle w:val="code"/>
        <w:ind w:firstLine="405"/>
      </w:pPr>
    </w:p>
    <w:p w14:paraId="0BF3B963" w14:textId="77777777" w:rsidR="00D358C5" w:rsidRDefault="00D358C5" w:rsidP="00D358C5">
      <w:pPr>
        <w:pStyle w:val="code"/>
      </w:pPr>
      <w:r>
        <w:t>/**</w:t>
      </w:r>
    </w:p>
    <w:p w14:paraId="201BBBF8" w14:textId="77777777" w:rsidR="00D358C5" w:rsidRDefault="00D358C5" w:rsidP="00D358C5">
      <w:pPr>
        <w:pStyle w:val="code"/>
      </w:pPr>
      <w:r>
        <w:t xml:space="preserve"> * @brief  Get attr</w:t>
      </w:r>
      <w:r w:rsidR="00AA65DF">
        <w:t>i</w:t>
      </w:r>
      <w:r>
        <w:t xml:space="preserve">butes of bridge  </w:t>
      </w:r>
    </w:p>
    <w:p w14:paraId="6306EAFD" w14:textId="77777777" w:rsidR="00D358C5" w:rsidRDefault="00D358C5" w:rsidP="00D358C5">
      <w:pPr>
        <w:pStyle w:val="code"/>
      </w:pPr>
      <w:r>
        <w:t xml:space="preserve"> *</w:t>
      </w:r>
    </w:p>
    <w:p w14:paraId="1B71DA35" w14:textId="77777777" w:rsidR="00D358C5" w:rsidRDefault="00D358C5" w:rsidP="00D358C5">
      <w:pPr>
        <w:pStyle w:val="code"/>
      </w:pPr>
      <w:r>
        <w:t xml:space="preserve"> * @param[in] bridge_id  bridge_id</w:t>
      </w:r>
    </w:p>
    <w:p w14:paraId="79CCE51D" w14:textId="77777777" w:rsidR="00D358C5" w:rsidRDefault="00D358C5" w:rsidP="00D358C5">
      <w:pPr>
        <w:pStyle w:val="code"/>
      </w:pPr>
      <w:r>
        <w:t xml:space="preserve"> * @param[in] attr_count  number of attributes</w:t>
      </w:r>
    </w:p>
    <w:p w14:paraId="447E7CC6" w14:textId="77777777" w:rsidR="00D358C5" w:rsidRDefault="00D358C5" w:rsidP="00D358C5">
      <w:pPr>
        <w:pStyle w:val="code"/>
      </w:pPr>
      <w:r>
        <w:t xml:space="preserve"> * @param[inout] attr_list  array of attributes</w:t>
      </w:r>
    </w:p>
    <w:p w14:paraId="43859FDB" w14:textId="77777777" w:rsidR="00D358C5" w:rsidRDefault="00D358C5" w:rsidP="00D358C5">
      <w:pPr>
        <w:pStyle w:val="code"/>
      </w:pPr>
      <w:r>
        <w:t xml:space="preserve"> *</w:t>
      </w:r>
    </w:p>
    <w:p w14:paraId="78526BEC" w14:textId="77777777" w:rsidR="00D358C5" w:rsidRDefault="00D358C5" w:rsidP="00D358C5">
      <w:pPr>
        <w:pStyle w:val="code"/>
      </w:pPr>
      <w:r>
        <w:t xml:space="preserve"> * @return SAI_STATUS_SUCCESS on success</w:t>
      </w:r>
    </w:p>
    <w:p w14:paraId="0D0334FF" w14:textId="77777777" w:rsidR="00D358C5" w:rsidRDefault="00D358C5" w:rsidP="00D358C5">
      <w:pPr>
        <w:pStyle w:val="code"/>
      </w:pPr>
      <w:r>
        <w:t xml:space="preserve"> *        Failure status code on error</w:t>
      </w:r>
    </w:p>
    <w:p w14:paraId="4F14E2A4" w14:textId="77777777" w:rsidR="00D358C5" w:rsidRDefault="00D358C5" w:rsidP="00D358C5">
      <w:pPr>
        <w:pStyle w:val="code"/>
      </w:pPr>
      <w:r>
        <w:t xml:space="preserve"> */</w:t>
      </w:r>
    </w:p>
    <w:p w14:paraId="6F479CC5" w14:textId="77777777" w:rsidR="00D358C5" w:rsidRDefault="00D358C5" w:rsidP="00D358C5">
      <w:pPr>
        <w:pStyle w:val="code"/>
      </w:pPr>
    </w:p>
    <w:p w14:paraId="295620B0" w14:textId="77777777" w:rsidR="00D358C5" w:rsidRDefault="00D358C5" w:rsidP="00D358C5">
      <w:pPr>
        <w:pStyle w:val="code"/>
      </w:pPr>
    </w:p>
    <w:p w14:paraId="6830C1CC" w14:textId="77777777" w:rsidR="00D358C5" w:rsidRDefault="00D358C5" w:rsidP="00D358C5">
      <w:pPr>
        <w:pStyle w:val="code"/>
      </w:pPr>
      <w:r>
        <w:t>typedef sai_status_t (*sai_get_bridge_attribute_fn)(</w:t>
      </w:r>
    </w:p>
    <w:p w14:paraId="3187A25A" w14:textId="77777777" w:rsidR="00D358C5" w:rsidRDefault="00D358C5" w:rsidP="00D358C5">
      <w:pPr>
        <w:pStyle w:val="code"/>
      </w:pPr>
      <w:r>
        <w:t xml:space="preserve">     _In_ sai_object_id_t   bridge_id ,</w:t>
      </w:r>
    </w:p>
    <w:p w14:paraId="3B6C181C" w14:textId="77777777" w:rsidR="00D358C5" w:rsidRDefault="00D358C5" w:rsidP="00D358C5">
      <w:pPr>
        <w:pStyle w:val="code"/>
      </w:pPr>
      <w:r>
        <w:t xml:space="preserve">     _In_ uint32_t attr_count,</w:t>
      </w:r>
    </w:p>
    <w:p w14:paraId="3CE5B39A" w14:textId="77777777" w:rsidR="00D358C5" w:rsidRDefault="00D358C5" w:rsidP="00D358C5">
      <w:pPr>
        <w:pStyle w:val="code"/>
      </w:pPr>
      <w:r>
        <w:t xml:space="preserve">     _Inout_ sai_attribute_t *attr_list</w:t>
      </w:r>
    </w:p>
    <w:p w14:paraId="5327F515" w14:textId="77777777" w:rsidR="00D358C5" w:rsidRDefault="00D358C5" w:rsidP="00D358C5">
      <w:pPr>
        <w:pStyle w:val="code"/>
        <w:ind w:firstLine="405"/>
      </w:pPr>
      <w:r>
        <w:t>);</w:t>
      </w:r>
    </w:p>
    <w:p w14:paraId="3EF2142D" w14:textId="77777777" w:rsidR="00D358C5" w:rsidRDefault="00D358C5" w:rsidP="00D358C5">
      <w:pPr>
        <w:pStyle w:val="code"/>
        <w:ind w:firstLine="405"/>
      </w:pPr>
    </w:p>
    <w:p w14:paraId="67FCCB40" w14:textId="77777777" w:rsidR="00D358C5" w:rsidRDefault="00D358C5" w:rsidP="00D358C5">
      <w:pPr>
        <w:pStyle w:val="Heading3"/>
      </w:pPr>
      <w:bookmarkStart w:id="289" w:name="_Toc471401304"/>
      <w:r>
        <w:lastRenderedPageBreak/>
        <w:t>Bridge API summary</w:t>
      </w:r>
      <w:bookmarkEnd w:id="289"/>
    </w:p>
    <w:p w14:paraId="680E4C56" w14:textId="77777777" w:rsidR="00D358C5" w:rsidRPr="0007558E" w:rsidRDefault="00D358C5" w:rsidP="005775FD">
      <w:pPr>
        <w:pStyle w:val="code"/>
      </w:pPr>
      <w:r>
        <w:t>typedef struct  bridge_t</w:t>
      </w:r>
    </w:p>
    <w:p w14:paraId="07936346" w14:textId="77777777" w:rsidR="00D358C5" w:rsidRDefault="00D358C5" w:rsidP="005775FD">
      <w:pPr>
        <w:pStyle w:val="code"/>
      </w:pPr>
      <w:r w:rsidRPr="0007558E">
        <w:t>{</w:t>
      </w:r>
    </w:p>
    <w:p w14:paraId="3C543AB7" w14:textId="08114D22" w:rsidR="00D358C5" w:rsidRPr="0007558E" w:rsidRDefault="00D358C5" w:rsidP="005775FD">
      <w:pPr>
        <w:pStyle w:val="code"/>
      </w:pPr>
      <w:r>
        <w:t xml:space="preserve">    </w:t>
      </w:r>
      <w:r w:rsidRPr="0007558E">
        <w:t>sai_create_</w:t>
      </w:r>
      <w:r>
        <w:t>bridge</w:t>
      </w:r>
      <w:r w:rsidRPr="0007558E">
        <w:t xml:space="preserve">_fn         </w:t>
      </w:r>
      <w:r w:rsidR="002A6429">
        <w:tab/>
      </w:r>
      <w:r w:rsidR="002A6429">
        <w:tab/>
      </w:r>
      <w:r w:rsidRPr="0007558E">
        <w:t>create_</w:t>
      </w:r>
      <w:r>
        <w:t>bridge</w:t>
      </w:r>
      <w:r w:rsidRPr="0007558E">
        <w:t>;</w:t>
      </w:r>
    </w:p>
    <w:p w14:paraId="065D407F" w14:textId="2A05D31E" w:rsidR="00D358C5" w:rsidRDefault="00D358C5" w:rsidP="005775FD">
      <w:pPr>
        <w:pStyle w:val="code"/>
      </w:pPr>
      <w:r>
        <w:t xml:space="preserve">    sai_remove</w:t>
      </w:r>
      <w:r w:rsidRPr="0007558E">
        <w:t>_</w:t>
      </w:r>
      <w:r w:rsidR="002A6429">
        <w:t xml:space="preserve">bridge_fn </w:t>
      </w:r>
      <w:r w:rsidR="002A6429">
        <w:tab/>
      </w:r>
      <w:r w:rsidR="002A6429">
        <w:tab/>
      </w:r>
      <w:r w:rsidR="002A6429">
        <w:tab/>
      </w:r>
      <w:r>
        <w:t>remove</w:t>
      </w:r>
      <w:r w:rsidRPr="0007558E">
        <w:t>_</w:t>
      </w:r>
      <w:r>
        <w:t>bridge</w:t>
      </w:r>
      <w:r w:rsidRPr="0007558E">
        <w:t xml:space="preserve">;   </w:t>
      </w:r>
    </w:p>
    <w:p w14:paraId="427FFC96" w14:textId="4D49EBE9" w:rsidR="00D358C5" w:rsidRPr="0007558E" w:rsidRDefault="00D358C5" w:rsidP="005775FD">
      <w:pPr>
        <w:pStyle w:val="code"/>
      </w:pPr>
      <w:r>
        <w:t xml:space="preserve">   </w:t>
      </w:r>
      <w:r w:rsidRPr="0007558E">
        <w:t xml:space="preserve"> sai_set_</w:t>
      </w:r>
      <w:r w:rsidR="002A6429">
        <w:t xml:space="preserve">bridge_attribute_fn  </w:t>
      </w:r>
      <w:r w:rsidR="002A6429">
        <w:tab/>
      </w:r>
      <w:r w:rsidR="002A6429">
        <w:tab/>
      </w:r>
      <w:r>
        <w:t>set_bridge_attribute</w:t>
      </w:r>
      <w:r w:rsidRPr="0007558E">
        <w:t>;</w:t>
      </w:r>
    </w:p>
    <w:p w14:paraId="4309E607" w14:textId="6F5B50D4" w:rsidR="00D358C5" w:rsidRDefault="002A6429" w:rsidP="002A6429">
      <w:pPr>
        <w:pStyle w:val="code"/>
      </w:pPr>
      <w:r>
        <w:t xml:space="preserve">    </w:t>
      </w:r>
      <w:r w:rsidR="00D358C5" w:rsidRPr="0007558E">
        <w:t>sai_get_</w:t>
      </w:r>
      <w:r>
        <w:t xml:space="preserve">bridge_attribute_fn  </w:t>
      </w:r>
      <w:r>
        <w:tab/>
      </w:r>
      <w:r>
        <w:tab/>
      </w:r>
      <w:r w:rsidR="00D358C5">
        <w:t>get_bridge_attribute</w:t>
      </w:r>
      <w:r w:rsidR="00D358C5" w:rsidRPr="0007558E">
        <w:t>;</w:t>
      </w:r>
    </w:p>
    <w:p w14:paraId="6DCA64B8" w14:textId="77777777" w:rsidR="00D358C5" w:rsidRDefault="00D358C5" w:rsidP="005775FD">
      <w:pPr>
        <w:pStyle w:val="code"/>
      </w:pPr>
    </w:p>
    <w:p w14:paraId="0886E04E" w14:textId="77777777" w:rsidR="00D358C5" w:rsidRPr="0007558E" w:rsidRDefault="00D358C5" w:rsidP="005775FD">
      <w:pPr>
        <w:pStyle w:val="code"/>
      </w:pPr>
      <w:r w:rsidRPr="0007558E">
        <w:t>}</w:t>
      </w:r>
      <w:r>
        <w:t xml:space="preserve"> sai_bridge_</w:t>
      </w:r>
      <w:r w:rsidRPr="0007558E">
        <w:t>api_t</w:t>
      </w:r>
      <w:r>
        <w:t>;</w:t>
      </w:r>
    </w:p>
    <w:p w14:paraId="3957D4BF" w14:textId="77777777" w:rsidR="00D358C5" w:rsidRPr="001A20A1" w:rsidRDefault="00D358C5" w:rsidP="00D358C5"/>
    <w:p w14:paraId="79897701" w14:textId="77777777" w:rsidR="00D358C5" w:rsidRPr="0007558E" w:rsidRDefault="00D358C5"/>
    <w:p w14:paraId="29A7567A" w14:textId="77777777" w:rsidR="00DE44B9" w:rsidRPr="001A20A1" w:rsidRDefault="00DE44B9" w:rsidP="001A20A1"/>
    <w:p w14:paraId="13AD5C91" w14:textId="77777777" w:rsidR="00D05BBC" w:rsidRDefault="00AF3BCD" w:rsidP="00C136F4">
      <w:pPr>
        <w:pStyle w:val="Heading1"/>
      </w:pPr>
      <w:bookmarkStart w:id="290" w:name="_Toc471401305"/>
      <w:r>
        <w:t>Examples</w:t>
      </w:r>
      <w:bookmarkEnd w:id="290"/>
    </w:p>
    <w:p w14:paraId="7CC4DCC5" w14:textId="77777777" w:rsidR="005775FD" w:rsidRDefault="005775FD">
      <w:pPr>
        <w:pStyle w:val="Heading2"/>
      </w:pPr>
      <w:bookmarkStart w:id="291" w:name="_Toc471401306"/>
      <w:r>
        <w:t xml:space="preserve">1.D </w:t>
      </w:r>
      <w:r w:rsidRPr="00D71C1A">
        <w:t>bridge</w:t>
      </w:r>
      <w:r>
        <w:t xml:space="preserve"> </w:t>
      </w:r>
      <w:r w:rsidR="00C136F4">
        <w:t xml:space="preserve">with router </w:t>
      </w:r>
      <w:r>
        <w:t>example</w:t>
      </w:r>
      <w:bookmarkEnd w:id="291"/>
      <w:r>
        <w:t xml:space="preserve"> </w:t>
      </w:r>
    </w:p>
    <w:p w14:paraId="27567751" w14:textId="77777777" w:rsidR="00AF31AF" w:rsidRPr="005775FD" w:rsidRDefault="00AF31AF" w:rsidP="00AF31AF"/>
    <w:p w14:paraId="047B2AAD" w14:textId="77777777" w:rsidR="00D71C1A" w:rsidRDefault="00E464ED">
      <w:pPr>
        <w:keepNext/>
        <w:jc w:val="center"/>
        <w:rPr>
          <w:ins w:id="292" w:author="Guohan Lu" w:date="2017-01-05T00:10:00Z"/>
        </w:rPr>
        <w:pPrChange w:id="293" w:author="Guohan Lu" w:date="2017-01-05T00:10:00Z">
          <w:pPr>
            <w:jc w:val="center"/>
          </w:pPr>
        </w:pPrChange>
      </w:pPr>
      <w:r>
        <w:pict w14:anchorId="0C528873">
          <v:shape id="_x0000_i1036" type="#_x0000_t75" style="width:284.25pt;height:347.25pt">
            <v:imagedata r:id="rId33" o:title=""/>
          </v:shape>
        </w:pict>
      </w:r>
    </w:p>
    <w:p w14:paraId="3B2C1ABE" w14:textId="2A53BDA6" w:rsidR="00AF31AF" w:rsidRDefault="00D71C1A">
      <w:pPr>
        <w:pStyle w:val="Caption"/>
        <w:jc w:val="center"/>
        <w:pPrChange w:id="294" w:author="Guohan Lu" w:date="2017-01-05T00:10:00Z">
          <w:pPr>
            <w:jc w:val="center"/>
          </w:pPr>
        </w:pPrChange>
      </w:pPr>
      <w:ins w:id="295" w:author="Guohan Lu" w:date="2017-01-05T00:10:00Z">
        <w:r>
          <w:t xml:space="preserve">Figure </w:t>
        </w:r>
        <w:r>
          <w:fldChar w:fldCharType="begin"/>
        </w:r>
        <w:r>
          <w:instrText xml:space="preserve"> SEQ Figure \* ARABIC </w:instrText>
        </w:r>
      </w:ins>
      <w:r>
        <w:fldChar w:fldCharType="separate"/>
      </w:r>
      <w:ins w:id="296" w:author="Guohan Lu" w:date="2017-01-05T00:10:00Z">
        <w:r>
          <w:rPr>
            <w:noProof/>
          </w:rPr>
          <w:t>1</w:t>
        </w:r>
        <w:r>
          <w:fldChar w:fldCharType="end"/>
        </w:r>
        <w:r>
          <w:t xml:space="preserve"> 1.D bridge with router example</w:t>
        </w:r>
      </w:ins>
    </w:p>
    <w:p w14:paraId="260ACD55" w14:textId="77777777" w:rsidR="00AF31AF" w:rsidRDefault="00AF31AF" w:rsidP="00AF31AF"/>
    <w:p w14:paraId="0773F559" w14:textId="77777777" w:rsidR="002825C8" w:rsidRDefault="00AF31AF" w:rsidP="0081520E">
      <w:r>
        <w:t>/</w:t>
      </w:r>
      <w:r w:rsidR="002825C8">
        <w:t>/configure port 3,4</w:t>
      </w:r>
      <w:del w:id="297" w:author="Guohan Lu" w:date="2017-01-05T00:08:00Z">
        <w:r w:rsidR="0081520E" w:rsidDel="00CB3F34">
          <w:delText>,5,6</w:delText>
        </w:r>
      </w:del>
      <w:r w:rsidR="002825C8">
        <w:t xml:space="preserve"> to sub port mode  </w:t>
      </w:r>
    </w:p>
    <w:p w14:paraId="0698050B" w14:textId="77777777" w:rsidR="002825C8" w:rsidRDefault="002825C8" w:rsidP="002825C8">
      <w:pPr>
        <w:pStyle w:val="code"/>
      </w:pPr>
      <w:r>
        <w:t>sai_attribute_t port</w:t>
      </w:r>
      <w:r w:rsidR="0081520E">
        <w:t>_attr</w:t>
      </w:r>
      <w:r>
        <w:t>;</w:t>
      </w:r>
    </w:p>
    <w:p w14:paraId="110622D5" w14:textId="77777777" w:rsidR="002825C8" w:rsidRDefault="0081520E" w:rsidP="002825C8">
      <w:pPr>
        <w:pStyle w:val="code"/>
      </w:pPr>
      <w:r>
        <w:t>port_attr</w:t>
      </w:r>
      <w:r w:rsidR="002825C8">
        <w:t>.id=</w:t>
      </w:r>
      <w:r w:rsidR="002825C8" w:rsidRPr="001B350F">
        <w:rPr>
          <w:b/>
          <w:bCs/>
        </w:rPr>
        <w:t>SAI_PORT_BIND_MODE</w:t>
      </w:r>
      <w:r w:rsidR="002825C8">
        <w:t>;</w:t>
      </w:r>
    </w:p>
    <w:p w14:paraId="337302D2" w14:textId="77777777" w:rsidR="002825C8" w:rsidRDefault="0081520E" w:rsidP="007C3AC9">
      <w:pPr>
        <w:pStyle w:val="code"/>
      </w:pPr>
      <w:r>
        <w:t>port_attr</w:t>
      </w:r>
      <w:r w:rsidR="002825C8">
        <w:t>.value=</w:t>
      </w:r>
      <w:r w:rsidR="00D409A5" w:rsidRPr="00D409A5">
        <w:rPr>
          <w:b/>
          <w:bCs/>
        </w:rPr>
        <w:t xml:space="preserve"> </w:t>
      </w:r>
      <w:r w:rsidR="00D409A5" w:rsidRPr="001B350F">
        <w:rPr>
          <w:b/>
          <w:bCs/>
        </w:rPr>
        <w:t>SAI_</w:t>
      </w:r>
      <w:r w:rsidR="007C3AC9">
        <w:rPr>
          <w:b/>
          <w:bCs/>
        </w:rPr>
        <w:t>PORT_BIND_MODE_</w:t>
      </w:r>
      <w:r w:rsidR="00D409A5" w:rsidRPr="001B350F">
        <w:rPr>
          <w:b/>
          <w:bCs/>
        </w:rPr>
        <w:t>SUB_PORT</w:t>
      </w:r>
      <w:r w:rsidR="002825C8">
        <w:t>;</w:t>
      </w:r>
    </w:p>
    <w:p w14:paraId="5E400A07" w14:textId="77777777" w:rsidR="002825C8" w:rsidRDefault="0081520E" w:rsidP="00AF4F2D">
      <w:pPr>
        <w:pStyle w:val="code"/>
      </w:pPr>
      <w:r w:rsidRPr="0081520E">
        <w:t>sai_set_port_attribute_fn</w:t>
      </w:r>
      <w:r>
        <w:t>(</w:t>
      </w:r>
      <w:r w:rsidR="00AF4F2D">
        <w:t>port</w:t>
      </w:r>
      <w:r>
        <w:t>_3</w:t>
      </w:r>
      <w:r w:rsidR="002825C8">
        <w:t>,</w:t>
      </w:r>
      <w:r>
        <w:t>port_attr</w:t>
      </w:r>
      <w:r w:rsidR="002825C8">
        <w:t>);</w:t>
      </w:r>
    </w:p>
    <w:p w14:paraId="59CDA348" w14:textId="77777777" w:rsidR="0081520E" w:rsidRDefault="0081520E" w:rsidP="0081520E">
      <w:pPr>
        <w:pStyle w:val="code"/>
      </w:pPr>
      <w:r w:rsidRPr="0081520E">
        <w:t>sai_set_port_attribute_fn</w:t>
      </w:r>
      <w:r>
        <w:t>(port_4,port_attr);</w:t>
      </w:r>
    </w:p>
    <w:p w14:paraId="40FDDAD8" w14:textId="77777777" w:rsidR="0081520E" w:rsidRDefault="0081520E" w:rsidP="0081520E">
      <w:pPr>
        <w:pStyle w:val="code"/>
      </w:pPr>
    </w:p>
    <w:p w14:paraId="65C17A91" w14:textId="77777777" w:rsidR="0081520E" w:rsidRDefault="0081520E" w:rsidP="0081520E">
      <w:pPr>
        <w:pStyle w:val="code"/>
      </w:pPr>
      <w:r>
        <w:t xml:space="preserve">//create bridges </w:t>
      </w:r>
    </w:p>
    <w:p w14:paraId="4A87EE4F" w14:textId="77777777" w:rsidR="0081520E" w:rsidRDefault="00325B77" w:rsidP="00AF4F2D">
      <w:pPr>
        <w:pStyle w:val="code"/>
      </w:pPr>
      <w:r>
        <w:t>s</w:t>
      </w:r>
      <w:r w:rsidR="0081520E">
        <w:t>ai_object_id bridge1</w:t>
      </w:r>
    </w:p>
    <w:p w14:paraId="5BCE1A2C" w14:textId="77777777" w:rsidR="0081520E" w:rsidRDefault="00325B77" w:rsidP="0081520E">
      <w:pPr>
        <w:pStyle w:val="code"/>
      </w:pPr>
      <w:r>
        <w:t>s</w:t>
      </w:r>
      <w:r w:rsidR="0081520E">
        <w:t>ai_object_id bridge2</w:t>
      </w:r>
    </w:p>
    <w:p w14:paraId="0CCF0326" w14:textId="77777777" w:rsidR="0081520E" w:rsidRDefault="0081520E" w:rsidP="0081520E">
      <w:pPr>
        <w:pStyle w:val="code"/>
      </w:pPr>
    </w:p>
    <w:p w14:paraId="7CB87143" w14:textId="77777777" w:rsidR="0081520E" w:rsidRDefault="0081520E" w:rsidP="0081520E">
      <w:pPr>
        <w:pStyle w:val="code"/>
      </w:pPr>
      <w:r>
        <w:t>sai_attribute_t  bridge_attr_list[1];</w:t>
      </w:r>
    </w:p>
    <w:p w14:paraId="4ADE1AD7" w14:textId="77777777" w:rsidR="0081520E" w:rsidRDefault="002343AB" w:rsidP="0081520E">
      <w:pPr>
        <w:pStyle w:val="code"/>
      </w:pPr>
      <w:r>
        <w:t>bridge_attr_list[0].id=SAI_BRIDGE_ATTR_TYPE;</w:t>
      </w:r>
    </w:p>
    <w:p w14:paraId="45B87B8D" w14:textId="77777777" w:rsidR="002343AB" w:rsidRDefault="002343AB" w:rsidP="002343AB">
      <w:pPr>
        <w:pStyle w:val="code"/>
      </w:pPr>
      <w:r>
        <w:t>bridge_attr_list[0].value=SAI_BRIDGE</w:t>
      </w:r>
      <w:r w:rsidRPr="002343AB">
        <w:t>_TYPE_</w:t>
      </w:r>
      <w:r>
        <w:t>1D;</w:t>
      </w:r>
    </w:p>
    <w:p w14:paraId="5168BB12" w14:textId="77777777" w:rsidR="002343AB" w:rsidRDefault="002343AB" w:rsidP="002343AB">
      <w:pPr>
        <w:pStyle w:val="code"/>
      </w:pPr>
    </w:p>
    <w:p w14:paraId="39DD7C21" w14:textId="77777777" w:rsidR="002343AB" w:rsidRDefault="002343AB" w:rsidP="002343AB">
      <w:pPr>
        <w:pStyle w:val="code"/>
      </w:pPr>
      <w:r w:rsidRPr="0007558E">
        <w:t>sai_create_</w:t>
      </w:r>
      <w:r>
        <w:t>bridge_fn(&amp;bridge1,1,</w:t>
      </w:r>
      <w:r w:rsidRPr="002343AB">
        <w:t xml:space="preserve"> </w:t>
      </w:r>
      <w:r>
        <w:t>bridge_attr_list);</w:t>
      </w:r>
    </w:p>
    <w:p w14:paraId="00EFC89F" w14:textId="77777777" w:rsidR="002343AB" w:rsidRDefault="002343AB" w:rsidP="002343AB">
      <w:pPr>
        <w:pStyle w:val="code"/>
      </w:pPr>
      <w:r w:rsidRPr="0007558E">
        <w:t>sai_create_</w:t>
      </w:r>
      <w:r>
        <w:t>bridge_fn(&amp;bridge2,1,</w:t>
      </w:r>
      <w:r w:rsidRPr="002343AB">
        <w:t xml:space="preserve"> </w:t>
      </w:r>
      <w:r>
        <w:t>bridge_attr_list);</w:t>
      </w:r>
    </w:p>
    <w:p w14:paraId="09F02BF2" w14:textId="77777777" w:rsidR="002343AB" w:rsidRDefault="002343AB" w:rsidP="002343AB">
      <w:pPr>
        <w:pStyle w:val="code"/>
      </w:pPr>
    </w:p>
    <w:p w14:paraId="5DD28E86" w14:textId="77777777" w:rsidR="002343AB" w:rsidRDefault="002343AB" w:rsidP="002343AB">
      <w:pPr>
        <w:pStyle w:val="code"/>
      </w:pPr>
      <w:r>
        <w:t xml:space="preserve">//create vports </w:t>
      </w:r>
      <w:r w:rsidR="00C136F4">
        <w:t>and add vport to bridge</w:t>
      </w:r>
    </w:p>
    <w:p w14:paraId="71B28514" w14:textId="77777777" w:rsidR="002343AB" w:rsidRDefault="00325B77" w:rsidP="002343AB">
      <w:pPr>
        <w:pStyle w:val="code"/>
      </w:pPr>
      <w:r>
        <w:t>s</w:t>
      </w:r>
      <w:r w:rsidR="002343AB">
        <w:t>ai_object_id vport3.7,vport3.6,vport4.16.vport4.17</w:t>
      </w:r>
      <w:r>
        <w:t>;</w:t>
      </w:r>
    </w:p>
    <w:p w14:paraId="68A8430E" w14:textId="77777777" w:rsidR="00325B77" w:rsidRDefault="00325B77" w:rsidP="002343AB">
      <w:pPr>
        <w:pStyle w:val="code"/>
      </w:pPr>
    </w:p>
    <w:p w14:paraId="1A21546B" w14:textId="77777777" w:rsidR="00C136F4" w:rsidRDefault="00325B77" w:rsidP="00C136F4">
      <w:pPr>
        <w:pStyle w:val="code"/>
      </w:pPr>
      <w:r>
        <w:t xml:space="preserve"> </w:t>
      </w:r>
      <w:r w:rsidR="00C136F4">
        <w:t>sai_attribute_t  vport_attr_list[4];</w:t>
      </w:r>
    </w:p>
    <w:p w14:paraId="0BB048AB" w14:textId="77777777" w:rsidR="00C136F4" w:rsidRDefault="00C136F4" w:rsidP="00C136F4">
      <w:pPr>
        <w:pStyle w:val="code"/>
      </w:pPr>
      <w:r>
        <w:t>vport_attr_list[0].id=</w:t>
      </w:r>
      <w:r w:rsidRPr="00C136F4">
        <w:t xml:space="preserve"> </w:t>
      </w:r>
      <w:r>
        <w:t>SAI_BRIDEG_PORT_ATTR_TYPE;</w:t>
      </w:r>
    </w:p>
    <w:p w14:paraId="04E079A7" w14:textId="77777777" w:rsidR="00C136F4" w:rsidRDefault="00C136F4" w:rsidP="00C136F4">
      <w:pPr>
        <w:pStyle w:val="code"/>
      </w:pPr>
      <w:r>
        <w:t>vport_attr_list[0].value=SAI_BRIDGE_PORT_TYPE_SUB_PORT;</w:t>
      </w:r>
    </w:p>
    <w:p w14:paraId="32A7B19E" w14:textId="77777777" w:rsidR="00C136F4" w:rsidRDefault="00C136F4" w:rsidP="00C136F4">
      <w:pPr>
        <w:pStyle w:val="code"/>
      </w:pPr>
    </w:p>
    <w:p w14:paraId="6655CBD8" w14:textId="77777777" w:rsidR="00C136F4" w:rsidRDefault="00C136F4" w:rsidP="00C136F4">
      <w:pPr>
        <w:pStyle w:val="code"/>
      </w:pPr>
      <w:r>
        <w:t>vport_attr_list[1].id=</w:t>
      </w:r>
      <w:r w:rsidRPr="00C136F4">
        <w:t xml:space="preserve"> </w:t>
      </w:r>
      <w:r>
        <w:t>SAI_BRIDGE_PORT_ATTR_PORT_ID;</w:t>
      </w:r>
    </w:p>
    <w:p w14:paraId="047A0852" w14:textId="77777777" w:rsidR="00C136F4" w:rsidRDefault="00C136F4" w:rsidP="00C136F4">
      <w:pPr>
        <w:pStyle w:val="code"/>
      </w:pPr>
      <w:r>
        <w:t>vport_attr_list[1].value=port3;</w:t>
      </w:r>
    </w:p>
    <w:p w14:paraId="589DE603" w14:textId="77777777" w:rsidR="00C136F4" w:rsidRDefault="00C136F4" w:rsidP="00C136F4">
      <w:pPr>
        <w:pStyle w:val="code"/>
      </w:pPr>
      <w:r>
        <w:t xml:space="preserve"> </w:t>
      </w:r>
    </w:p>
    <w:p w14:paraId="3C8DF215" w14:textId="77777777" w:rsidR="00C136F4" w:rsidRDefault="00C136F4" w:rsidP="00C136F4">
      <w:pPr>
        <w:pStyle w:val="code"/>
      </w:pPr>
      <w:r>
        <w:t>vport_attr_list[2].id=</w:t>
      </w:r>
      <w:r w:rsidRPr="00C136F4">
        <w:t xml:space="preserve"> </w:t>
      </w:r>
      <w:r>
        <w:t>SAI_BRIDGE_PORT_ATTR_VLAN_ID;</w:t>
      </w:r>
    </w:p>
    <w:p w14:paraId="2C8CE62C" w14:textId="77777777" w:rsidR="00C136F4" w:rsidRDefault="00C136F4" w:rsidP="00C136F4">
      <w:pPr>
        <w:pStyle w:val="code"/>
      </w:pPr>
      <w:r>
        <w:t>vport_attr_list[2].value=vlan7;</w:t>
      </w:r>
    </w:p>
    <w:p w14:paraId="3466F7F5" w14:textId="77777777" w:rsidR="00C136F4" w:rsidRDefault="00C136F4" w:rsidP="00C136F4">
      <w:pPr>
        <w:pStyle w:val="code"/>
      </w:pPr>
    </w:p>
    <w:p w14:paraId="6D4340E7" w14:textId="77777777" w:rsidR="00C136F4" w:rsidRDefault="00C136F4" w:rsidP="00C136F4">
      <w:pPr>
        <w:pStyle w:val="code"/>
      </w:pPr>
      <w:r>
        <w:t>vport_attr_list[3].id=</w:t>
      </w:r>
      <w:r w:rsidRPr="00C136F4">
        <w:t xml:space="preserve"> </w:t>
      </w:r>
      <w:r>
        <w:t>SAI_BRIDGE_PORT_ATTR_BRIDGE_ID;</w:t>
      </w:r>
    </w:p>
    <w:p w14:paraId="481DC206" w14:textId="77777777" w:rsidR="00C136F4" w:rsidRDefault="00C136F4" w:rsidP="00C136F4">
      <w:pPr>
        <w:pStyle w:val="code"/>
      </w:pPr>
      <w:r>
        <w:t>vport_attr_list[3].value=bridge1;</w:t>
      </w:r>
    </w:p>
    <w:p w14:paraId="38A92D6E" w14:textId="77777777" w:rsidR="00C136F4" w:rsidRDefault="00C136F4" w:rsidP="00C136F4">
      <w:pPr>
        <w:pStyle w:val="code"/>
      </w:pPr>
    </w:p>
    <w:p w14:paraId="4D40B937" w14:textId="77777777" w:rsidR="00C136F4" w:rsidRDefault="00C136F4" w:rsidP="00091EAD">
      <w:pPr>
        <w:pStyle w:val="code"/>
      </w:pPr>
      <w:r w:rsidRPr="0007558E">
        <w:t>sai_create_</w:t>
      </w:r>
      <w:r w:rsidR="00091EAD">
        <w:t>bridge_port</w:t>
      </w:r>
      <w:r>
        <w:t>_fn(&amp;vport3.7,4,</w:t>
      </w:r>
      <w:r w:rsidRPr="002343AB">
        <w:t xml:space="preserve"> </w:t>
      </w:r>
      <w:r>
        <w:t>vport_attr_list);</w:t>
      </w:r>
    </w:p>
    <w:p w14:paraId="470E4E2B" w14:textId="77777777" w:rsidR="00325B77" w:rsidRDefault="00325B77" w:rsidP="00C136F4">
      <w:pPr>
        <w:pStyle w:val="code"/>
      </w:pPr>
    </w:p>
    <w:p w14:paraId="0AD9A3A3" w14:textId="77777777" w:rsidR="00C136F4" w:rsidRDefault="00C136F4" w:rsidP="00C136F4">
      <w:pPr>
        <w:pStyle w:val="code"/>
      </w:pPr>
    </w:p>
    <w:p w14:paraId="5A6759CA" w14:textId="77777777" w:rsidR="00C136F4" w:rsidRDefault="00C136F4" w:rsidP="00C136F4">
      <w:pPr>
        <w:pStyle w:val="code"/>
      </w:pPr>
      <w:r>
        <w:t>vport_attr_list[0].id=</w:t>
      </w:r>
      <w:r w:rsidRPr="00C136F4">
        <w:t xml:space="preserve"> </w:t>
      </w:r>
      <w:r>
        <w:t>SAI_BRIDEG_PORT_ATTR_TYPE;</w:t>
      </w:r>
    </w:p>
    <w:p w14:paraId="49EC6F5A" w14:textId="77777777" w:rsidR="00C136F4" w:rsidRDefault="00C136F4" w:rsidP="00C136F4">
      <w:pPr>
        <w:pStyle w:val="code"/>
      </w:pPr>
      <w:r>
        <w:t>vport_attr_list[0].value=SAI_BRIDGE_PORT_TYPE_SUB_PORT;</w:t>
      </w:r>
    </w:p>
    <w:p w14:paraId="0E78A8CA" w14:textId="77777777" w:rsidR="00C136F4" w:rsidRDefault="00C136F4" w:rsidP="00C136F4">
      <w:pPr>
        <w:pStyle w:val="code"/>
      </w:pPr>
    </w:p>
    <w:p w14:paraId="45EFFFBC" w14:textId="77777777" w:rsidR="00C136F4" w:rsidRDefault="00C136F4" w:rsidP="00C136F4">
      <w:pPr>
        <w:pStyle w:val="code"/>
      </w:pPr>
      <w:r>
        <w:t>vport_attr_list[1].id=</w:t>
      </w:r>
      <w:r w:rsidRPr="00C136F4">
        <w:t xml:space="preserve"> </w:t>
      </w:r>
      <w:r>
        <w:t>SAI_BRIDGE_PORT_ATTR_PORT_ID;</w:t>
      </w:r>
    </w:p>
    <w:p w14:paraId="2332AB89" w14:textId="77777777" w:rsidR="00C136F4" w:rsidRDefault="00C136F4" w:rsidP="00C136F4">
      <w:pPr>
        <w:pStyle w:val="code"/>
      </w:pPr>
      <w:r>
        <w:t>vport_attr_list[1].value=port3;</w:t>
      </w:r>
    </w:p>
    <w:p w14:paraId="69EB713F" w14:textId="77777777" w:rsidR="00C136F4" w:rsidRDefault="00C136F4" w:rsidP="00C136F4">
      <w:pPr>
        <w:pStyle w:val="code"/>
      </w:pPr>
      <w:r>
        <w:t xml:space="preserve"> </w:t>
      </w:r>
    </w:p>
    <w:p w14:paraId="08646CDC" w14:textId="77777777" w:rsidR="00C136F4" w:rsidRDefault="00C136F4" w:rsidP="00C136F4">
      <w:pPr>
        <w:pStyle w:val="code"/>
      </w:pPr>
      <w:r>
        <w:t>vport_attr_list[2].id=</w:t>
      </w:r>
      <w:r w:rsidRPr="00C136F4">
        <w:t xml:space="preserve"> </w:t>
      </w:r>
      <w:r>
        <w:t>SAI_BRIDGE_PORT_ATTR_VLAN_ID;</w:t>
      </w:r>
    </w:p>
    <w:p w14:paraId="0FB0E7C7" w14:textId="77777777" w:rsidR="00C136F4" w:rsidRDefault="00C136F4" w:rsidP="00C136F4">
      <w:pPr>
        <w:pStyle w:val="code"/>
      </w:pPr>
      <w:r>
        <w:t>vport_attr_list[2].value=vlan6;</w:t>
      </w:r>
    </w:p>
    <w:p w14:paraId="10B86515" w14:textId="77777777" w:rsidR="00C136F4" w:rsidRDefault="00C136F4" w:rsidP="00C136F4">
      <w:pPr>
        <w:pStyle w:val="code"/>
      </w:pPr>
    </w:p>
    <w:p w14:paraId="0D0A9B6B" w14:textId="77777777" w:rsidR="00C136F4" w:rsidRDefault="00C136F4" w:rsidP="00C136F4">
      <w:pPr>
        <w:pStyle w:val="code"/>
      </w:pPr>
      <w:r>
        <w:t>vport_attr_list[3].id=</w:t>
      </w:r>
      <w:r w:rsidRPr="00C136F4">
        <w:t xml:space="preserve"> </w:t>
      </w:r>
      <w:r>
        <w:t>SAI_BRIDGE_PORT_ATTR_BRIDGE_ID;</w:t>
      </w:r>
    </w:p>
    <w:p w14:paraId="6AF9019B" w14:textId="77777777" w:rsidR="00C136F4" w:rsidRDefault="00C136F4" w:rsidP="00C136F4">
      <w:pPr>
        <w:pStyle w:val="code"/>
      </w:pPr>
      <w:r>
        <w:t>vport_attr_list[3].value=bridge1;</w:t>
      </w:r>
    </w:p>
    <w:p w14:paraId="6DBF77D0" w14:textId="77777777" w:rsidR="00C136F4" w:rsidRDefault="00C136F4" w:rsidP="00C136F4">
      <w:pPr>
        <w:pStyle w:val="code"/>
      </w:pPr>
    </w:p>
    <w:p w14:paraId="656464F7" w14:textId="77777777" w:rsidR="00C136F4" w:rsidRDefault="00C136F4" w:rsidP="00091EAD">
      <w:pPr>
        <w:pStyle w:val="code"/>
      </w:pPr>
      <w:r w:rsidRPr="0007558E">
        <w:t>sai_create_</w:t>
      </w:r>
      <w:r w:rsidR="00091EAD">
        <w:t>bridge_port</w:t>
      </w:r>
      <w:r>
        <w:t>_fn(&amp;vport3.6,4,</w:t>
      </w:r>
      <w:r w:rsidRPr="002343AB">
        <w:t xml:space="preserve"> </w:t>
      </w:r>
      <w:r>
        <w:t>vport_attr_list);</w:t>
      </w:r>
    </w:p>
    <w:p w14:paraId="5782420D" w14:textId="77777777" w:rsidR="00C136F4" w:rsidRDefault="00C136F4" w:rsidP="00C136F4">
      <w:pPr>
        <w:pStyle w:val="code"/>
      </w:pPr>
      <w:r>
        <w:t>//create rif  …</w:t>
      </w:r>
    </w:p>
    <w:p w14:paraId="3B2CE343" w14:textId="77777777" w:rsidR="00C136F4" w:rsidRDefault="00C136F4" w:rsidP="00C136F4">
      <w:pPr>
        <w:pStyle w:val="code"/>
      </w:pPr>
      <w:r>
        <w:t>sai_object_id bridge1_rif,</w:t>
      </w:r>
      <w:r w:rsidRPr="00C136F4">
        <w:t xml:space="preserve"> </w:t>
      </w:r>
      <w:r>
        <w:t>bridge2_rif;</w:t>
      </w:r>
    </w:p>
    <w:p w14:paraId="44174274" w14:textId="77777777" w:rsidR="00C136F4" w:rsidRDefault="00C136F4" w:rsidP="00C136F4">
      <w:pPr>
        <w:pStyle w:val="code"/>
      </w:pPr>
    </w:p>
    <w:p w14:paraId="4B5D300F" w14:textId="77777777" w:rsidR="00C136F4" w:rsidRDefault="00C136F4" w:rsidP="00C136F4">
      <w:pPr>
        <w:pStyle w:val="code"/>
      </w:pPr>
      <w:r>
        <w:t>sai_attribute_t  rif_attr_list[2];</w:t>
      </w:r>
    </w:p>
    <w:p w14:paraId="51099A12" w14:textId="77777777" w:rsidR="00C136F4" w:rsidRDefault="00C136F4" w:rsidP="00C136F4">
      <w:pPr>
        <w:pStyle w:val="code"/>
      </w:pPr>
      <w:r>
        <w:t>rif_attr_list[0].id=</w:t>
      </w:r>
      <w:r w:rsidRPr="00C136F4">
        <w:t xml:space="preserve"> </w:t>
      </w:r>
      <w:r>
        <w:t>SAI_ROUTER_INTERFACE_ATTR_TYPE;</w:t>
      </w:r>
    </w:p>
    <w:p w14:paraId="78689095" w14:textId="77777777" w:rsidR="00C136F4" w:rsidRDefault="00C136F4" w:rsidP="00C136F4">
      <w:pPr>
        <w:pStyle w:val="code"/>
      </w:pPr>
      <w:r>
        <w:t>rif_attr_list[0].value=</w:t>
      </w:r>
      <w:r w:rsidRPr="003342F3">
        <w:rPr>
          <w:b/>
          <w:bCs/>
        </w:rPr>
        <w:t>SAI_ROUTER_INTERFACE_TYPE_BRIDGE</w:t>
      </w:r>
      <w:r>
        <w:t>;</w:t>
      </w:r>
    </w:p>
    <w:p w14:paraId="5E7FA17B" w14:textId="77777777" w:rsidR="00C136F4" w:rsidRDefault="00C136F4" w:rsidP="00C136F4">
      <w:pPr>
        <w:pStyle w:val="code"/>
      </w:pPr>
    </w:p>
    <w:p w14:paraId="6162E78A" w14:textId="77777777" w:rsidR="00C136F4" w:rsidRDefault="00C136F4" w:rsidP="00C136F4">
      <w:pPr>
        <w:pStyle w:val="code"/>
      </w:pPr>
      <w:r>
        <w:t>rif_attr_list[1].id=</w:t>
      </w:r>
      <w:r w:rsidRPr="00C136F4">
        <w:t xml:space="preserve"> </w:t>
      </w:r>
      <w:r>
        <w:t>SAI_ROUTER_INTERFACE_ATTR_VIRTUAL_ROUTER_ID;</w:t>
      </w:r>
    </w:p>
    <w:p w14:paraId="2A597CA4" w14:textId="77777777" w:rsidR="00C136F4" w:rsidRDefault="00C136F4" w:rsidP="00C136F4">
      <w:pPr>
        <w:pStyle w:val="code"/>
      </w:pPr>
      <w:r>
        <w:t>rif_attr_list[1].value=</w:t>
      </w:r>
      <w:r>
        <w:rPr>
          <w:b/>
          <w:bCs/>
        </w:rPr>
        <w:t>VRF_default</w:t>
      </w:r>
      <w:r>
        <w:t>;</w:t>
      </w:r>
    </w:p>
    <w:p w14:paraId="460F5B72" w14:textId="77777777" w:rsidR="00C136F4" w:rsidRDefault="00C136F4" w:rsidP="002343AB">
      <w:pPr>
        <w:pStyle w:val="code"/>
      </w:pPr>
    </w:p>
    <w:p w14:paraId="56340346" w14:textId="77777777" w:rsidR="00C136F4" w:rsidRDefault="00C136F4" w:rsidP="00C136F4">
      <w:pPr>
        <w:pStyle w:val="code"/>
      </w:pPr>
      <w:r w:rsidRPr="0007558E">
        <w:t>sai_create_</w:t>
      </w:r>
      <w:r>
        <w:t>router_if_fn(&amp;bridge1_rif,2,</w:t>
      </w:r>
      <w:r w:rsidRPr="002343AB">
        <w:t xml:space="preserve"> </w:t>
      </w:r>
      <w:r>
        <w:t>rif_attr_list);</w:t>
      </w:r>
    </w:p>
    <w:p w14:paraId="246E6C9F" w14:textId="77777777" w:rsidR="00C136F4" w:rsidRDefault="00C136F4" w:rsidP="00C136F4">
      <w:pPr>
        <w:pStyle w:val="code"/>
      </w:pPr>
    </w:p>
    <w:p w14:paraId="3B49E196" w14:textId="77777777" w:rsidR="00C136F4" w:rsidRDefault="00C136F4" w:rsidP="00C136F4">
      <w:pPr>
        <w:pStyle w:val="code"/>
      </w:pPr>
      <w:r>
        <w:t>rif_attr_list[0].id=</w:t>
      </w:r>
      <w:r w:rsidRPr="00C136F4">
        <w:t xml:space="preserve"> </w:t>
      </w:r>
      <w:r>
        <w:t>SAI_ROUTER_INTERFACE_ATTR_TYPE;</w:t>
      </w:r>
    </w:p>
    <w:p w14:paraId="1C5FF875" w14:textId="77777777" w:rsidR="00C136F4" w:rsidRDefault="00C136F4" w:rsidP="00C136F4">
      <w:pPr>
        <w:pStyle w:val="code"/>
      </w:pPr>
      <w:r>
        <w:t>rif_attr_list[0].value=</w:t>
      </w:r>
      <w:r w:rsidRPr="003342F3">
        <w:rPr>
          <w:b/>
          <w:bCs/>
        </w:rPr>
        <w:t>SAI_ROUTER_INTERFACE_TYPE_BRIDGE</w:t>
      </w:r>
      <w:r>
        <w:t>;</w:t>
      </w:r>
    </w:p>
    <w:p w14:paraId="28CB667D" w14:textId="77777777" w:rsidR="00C136F4" w:rsidRDefault="00C136F4" w:rsidP="00C136F4">
      <w:pPr>
        <w:pStyle w:val="code"/>
      </w:pPr>
    </w:p>
    <w:p w14:paraId="1E2795EA" w14:textId="77777777" w:rsidR="00C136F4" w:rsidRDefault="00C136F4" w:rsidP="00C136F4">
      <w:pPr>
        <w:pStyle w:val="code"/>
      </w:pPr>
      <w:r>
        <w:t>rif_attr_list[1].id=</w:t>
      </w:r>
      <w:r w:rsidRPr="00C136F4">
        <w:t xml:space="preserve"> </w:t>
      </w:r>
      <w:r>
        <w:t>SAI_ROUTER_INTERFACE_ATTR_VIRTUAL_ROUTER_ID;</w:t>
      </w:r>
    </w:p>
    <w:p w14:paraId="6FAEF6F0" w14:textId="77777777" w:rsidR="00C136F4" w:rsidRDefault="00C136F4" w:rsidP="00C136F4">
      <w:pPr>
        <w:pStyle w:val="code"/>
      </w:pPr>
      <w:r>
        <w:t>rif_attr_list[1].value=</w:t>
      </w:r>
      <w:r>
        <w:rPr>
          <w:b/>
          <w:bCs/>
        </w:rPr>
        <w:t>VRF_default</w:t>
      </w:r>
      <w:r>
        <w:t>;</w:t>
      </w:r>
    </w:p>
    <w:p w14:paraId="26445996" w14:textId="77777777" w:rsidR="00C136F4" w:rsidRDefault="00C136F4" w:rsidP="00C136F4">
      <w:pPr>
        <w:pStyle w:val="code"/>
      </w:pPr>
    </w:p>
    <w:p w14:paraId="272DA7D6" w14:textId="77777777" w:rsidR="00C136F4" w:rsidRDefault="00C136F4" w:rsidP="00C136F4">
      <w:pPr>
        <w:pStyle w:val="code"/>
      </w:pPr>
      <w:r w:rsidRPr="0007558E">
        <w:t>sai_create_</w:t>
      </w:r>
      <w:r>
        <w:t>router_if_fn(&amp;bridge2_rif,2,</w:t>
      </w:r>
      <w:r w:rsidRPr="002343AB">
        <w:t xml:space="preserve"> </w:t>
      </w:r>
      <w:r>
        <w:t>rif_attr_list);</w:t>
      </w:r>
    </w:p>
    <w:p w14:paraId="1D8C7624" w14:textId="77777777" w:rsidR="00C136F4" w:rsidRDefault="00C136F4" w:rsidP="00C136F4">
      <w:pPr>
        <w:pStyle w:val="code"/>
      </w:pPr>
    </w:p>
    <w:p w14:paraId="309CFBCD" w14:textId="77777777" w:rsidR="00C136F4" w:rsidRDefault="00C136F4" w:rsidP="002343AB">
      <w:pPr>
        <w:pStyle w:val="code"/>
      </w:pPr>
    </w:p>
    <w:p w14:paraId="1174AE35" w14:textId="77777777" w:rsidR="00325B77" w:rsidRDefault="00C136F4" w:rsidP="002343AB">
      <w:pPr>
        <w:pStyle w:val="code"/>
      </w:pPr>
      <w:r>
        <w:t>//create bridge router port &amp; add interface to bridge (connect the RIF to the bridge)</w:t>
      </w:r>
    </w:p>
    <w:p w14:paraId="444BECB6" w14:textId="77777777" w:rsidR="00325B77" w:rsidRDefault="00325B77" w:rsidP="002343AB">
      <w:pPr>
        <w:pStyle w:val="code"/>
      </w:pPr>
    </w:p>
    <w:p w14:paraId="2FC4EA92" w14:textId="77777777" w:rsidR="00C136F4" w:rsidRDefault="00C136F4" w:rsidP="00C136F4">
      <w:pPr>
        <w:pStyle w:val="code"/>
      </w:pPr>
      <w:r>
        <w:t>sai_object_id bridge1_rport,bridge2_rport;</w:t>
      </w:r>
    </w:p>
    <w:p w14:paraId="30679E75" w14:textId="77777777" w:rsidR="00C136F4" w:rsidRDefault="00C136F4" w:rsidP="00C136F4">
      <w:pPr>
        <w:pStyle w:val="code"/>
      </w:pPr>
    </w:p>
    <w:p w14:paraId="1236C9EB" w14:textId="77777777" w:rsidR="00C136F4" w:rsidRDefault="00C136F4" w:rsidP="00C136F4">
      <w:pPr>
        <w:pStyle w:val="code"/>
      </w:pPr>
      <w:r>
        <w:t>vport_attr_list[0].id=</w:t>
      </w:r>
      <w:r w:rsidRPr="00C136F4">
        <w:t xml:space="preserve"> </w:t>
      </w:r>
      <w:r w:rsidR="00906612">
        <w:t>SAI_BRIDGE</w:t>
      </w:r>
      <w:r>
        <w:t>_PORT_ATTR_TYPE;</w:t>
      </w:r>
    </w:p>
    <w:p w14:paraId="5AED06EC" w14:textId="77777777" w:rsidR="00C136F4" w:rsidRDefault="00C136F4" w:rsidP="00C136F4">
      <w:pPr>
        <w:pStyle w:val="code"/>
      </w:pPr>
      <w:r>
        <w:t>vport_attr_list[0].value=</w:t>
      </w:r>
      <w:r w:rsidRPr="002343AB">
        <w:t>SAI_BRIDGE_PORT_TYPE_1D_ROUTER</w:t>
      </w:r>
      <w:r>
        <w:t>;</w:t>
      </w:r>
    </w:p>
    <w:p w14:paraId="522F81AC" w14:textId="77777777" w:rsidR="00C136F4" w:rsidRDefault="00C136F4" w:rsidP="00C136F4">
      <w:pPr>
        <w:pStyle w:val="code"/>
      </w:pPr>
    </w:p>
    <w:p w14:paraId="038E7995" w14:textId="77777777" w:rsidR="00C136F4" w:rsidRDefault="00C136F4" w:rsidP="00C136F4">
      <w:pPr>
        <w:pStyle w:val="code"/>
      </w:pPr>
      <w:r>
        <w:lastRenderedPageBreak/>
        <w:t>vport_attr_list[1].id=</w:t>
      </w:r>
      <w:r w:rsidRPr="00C136F4">
        <w:t xml:space="preserve"> </w:t>
      </w:r>
      <w:r>
        <w:t>SAI_BRIDGE_PORT_ATTR_RIF_ID;</w:t>
      </w:r>
    </w:p>
    <w:p w14:paraId="0BDAF14B" w14:textId="77777777" w:rsidR="00C136F4" w:rsidRDefault="00C136F4" w:rsidP="00C136F4">
      <w:pPr>
        <w:pStyle w:val="code"/>
      </w:pPr>
      <w:r>
        <w:t>vport_attr_list[1].value=bridge1_rif;</w:t>
      </w:r>
    </w:p>
    <w:p w14:paraId="69678B82" w14:textId="77777777" w:rsidR="00C136F4" w:rsidRDefault="00C136F4" w:rsidP="00C136F4">
      <w:pPr>
        <w:pStyle w:val="code"/>
      </w:pPr>
      <w:r>
        <w:t xml:space="preserve"> </w:t>
      </w:r>
    </w:p>
    <w:p w14:paraId="445FDC15" w14:textId="77777777" w:rsidR="00C136F4" w:rsidRDefault="00C136F4" w:rsidP="00C136F4">
      <w:pPr>
        <w:pStyle w:val="code"/>
      </w:pPr>
      <w:r>
        <w:t>vport_attr_list[2].id=</w:t>
      </w:r>
      <w:r w:rsidRPr="00C136F4">
        <w:t xml:space="preserve"> </w:t>
      </w:r>
      <w:r>
        <w:t>SAI_BRIDGE_PORT_ATTR_BRIDGE_ID;</w:t>
      </w:r>
    </w:p>
    <w:p w14:paraId="2C8AF403" w14:textId="77777777" w:rsidR="00C136F4" w:rsidRDefault="00C136F4" w:rsidP="00C136F4">
      <w:pPr>
        <w:pStyle w:val="code"/>
      </w:pPr>
      <w:r>
        <w:t>vport_attr_list[2].value=bridge1;</w:t>
      </w:r>
    </w:p>
    <w:p w14:paraId="69BFDD85" w14:textId="77777777" w:rsidR="00C136F4" w:rsidRDefault="00C136F4" w:rsidP="00C136F4">
      <w:pPr>
        <w:pStyle w:val="code"/>
      </w:pPr>
    </w:p>
    <w:p w14:paraId="00A22DA2" w14:textId="77777777" w:rsidR="00C136F4" w:rsidRDefault="00C136F4" w:rsidP="00B5548A">
      <w:pPr>
        <w:pStyle w:val="code"/>
      </w:pPr>
      <w:r w:rsidRPr="0007558E">
        <w:t>sai_create_</w:t>
      </w:r>
      <w:r w:rsidR="00B5548A">
        <w:t>bridge_port</w:t>
      </w:r>
      <w:r>
        <w:t>_fn(&amp;bridge1_rport,3,</w:t>
      </w:r>
      <w:r w:rsidRPr="002343AB">
        <w:t xml:space="preserve"> </w:t>
      </w:r>
      <w:r>
        <w:t>vport_attr_list);</w:t>
      </w:r>
    </w:p>
    <w:p w14:paraId="68BD4C0F" w14:textId="77777777" w:rsidR="00C136F4" w:rsidRDefault="00C136F4" w:rsidP="00C136F4">
      <w:pPr>
        <w:pStyle w:val="code"/>
      </w:pPr>
    </w:p>
    <w:p w14:paraId="411BBBBC" w14:textId="77777777" w:rsidR="00C136F4" w:rsidRDefault="00C136F4" w:rsidP="00906612">
      <w:pPr>
        <w:pStyle w:val="code"/>
      </w:pPr>
      <w:r>
        <w:t>vport_attr_list[0].id=</w:t>
      </w:r>
      <w:r w:rsidRPr="00C136F4">
        <w:t xml:space="preserve"> </w:t>
      </w:r>
      <w:r>
        <w:t>SAI_BRID</w:t>
      </w:r>
      <w:r w:rsidR="00906612">
        <w:t>GE</w:t>
      </w:r>
      <w:r>
        <w:t>_PORT_ATTR_TYPE;</w:t>
      </w:r>
    </w:p>
    <w:p w14:paraId="5FFDE9E5" w14:textId="77777777" w:rsidR="00C136F4" w:rsidRDefault="00C136F4" w:rsidP="00C136F4">
      <w:pPr>
        <w:pStyle w:val="code"/>
      </w:pPr>
      <w:r>
        <w:t>vport_attr_list[0].value=</w:t>
      </w:r>
      <w:r w:rsidRPr="002343AB">
        <w:t>SAI_BRIDGE_PORT_TYPE_1D_ROUTER</w:t>
      </w:r>
      <w:r>
        <w:t>;</w:t>
      </w:r>
    </w:p>
    <w:p w14:paraId="2B02E4CA" w14:textId="77777777" w:rsidR="00C136F4" w:rsidRDefault="00C136F4" w:rsidP="00C136F4">
      <w:pPr>
        <w:pStyle w:val="code"/>
      </w:pPr>
    </w:p>
    <w:p w14:paraId="290FD0C2" w14:textId="77777777" w:rsidR="00C136F4" w:rsidRDefault="00C136F4" w:rsidP="00C136F4">
      <w:pPr>
        <w:pStyle w:val="code"/>
      </w:pPr>
      <w:r>
        <w:t>vport_attr_list[1].id=</w:t>
      </w:r>
      <w:r w:rsidRPr="00C136F4">
        <w:t xml:space="preserve"> </w:t>
      </w:r>
      <w:r>
        <w:t>SAI_BRIDGE_PORT_ATTR_RIF_ID;</w:t>
      </w:r>
    </w:p>
    <w:p w14:paraId="5EC85EDE" w14:textId="77777777" w:rsidR="00C136F4" w:rsidRDefault="00C136F4" w:rsidP="00C136F4">
      <w:pPr>
        <w:pStyle w:val="code"/>
      </w:pPr>
      <w:r>
        <w:t>vport_attr_list[1].value=bridge2_rif;</w:t>
      </w:r>
    </w:p>
    <w:p w14:paraId="47EC53EC" w14:textId="77777777" w:rsidR="00C136F4" w:rsidRDefault="00C136F4" w:rsidP="00C136F4">
      <w:pPr>
        <w:pStyle w:val="code"/>
      </w:pPr>
      <w:r>
        <w:t xml:space="preserve"> </w:t>
      </w:r>
    </w:p>
    <w:p w14:paraId="505C6671" w14:textId="77777777" w:rsidR="00C136F4" w:rsidRDefault="00C136F4" w:rsidP="00C136F4">
      <w:pPr>
        <w:pStyle w:val="code"/>
      </w:pPr>
      <w:r>
        <w:t>vport_attr_list[2].id=</w:t>
      </w:r>
      <w:r w:rsidRPr="00C136F4">
        <w:t xml:space="preserve"> </w:t>
      </w:r>
      <w:r>
        <w:t>SAI_BRIDGE_PORT_ATTR_BRIDGE_ID;</w:t>
      </w:r>
    </w:p>
    <w:p w14:paraId="03D2D180" w14:textId="77777777" w:rsidR="00C136F4" w:rsidRDefault="00C136F4" w:rsidP="00C136F4">
      <w:pPr>
        <w:pStyle w:val="code"/>
      </w:pPr>
      <w:r>
        <w:t>vport_attr_list[2].value=bridge1;</w:t>
      </w:r>
    </w:p>
    <w:p w14:paraId="49BBC3D0" w14:textId="77777777" w:rsidR="00C136F4" w:rsidRDefault="00C136F4" w:rsidP="00C136F4">
      <w:pPr>
        <w:pStyle w:val="code"/>
      </w:pPr>
    </w:p>
    <w:p w14:paraId="4353D1C3" w14:textId="77777777" w:rsidR="00C136F4" w:rsidRDefault="00C136F4" w:rsidP="00B5548A">
      <w:pPr>
        <w:pStyle w:val="code"/>
      </w:pPr>
      <w:r w:rsidRPr="0007558E">
        <w:t>sai_create_</w:t>
      </w:r>
      <w:r w:rsidR="00B5548A">
        <w:t>bridge_port</w:t>
      </w:r>
      <w:r>
        <w:t>_fn(&amp;bridge2_rport,3,</w:t>
      </w:r>
      <w:r w:rsidRPr="002343AB">
        <w:t xml:space="preserve"> </w:t>
      </w:r>
      <w:r>
        <w:t>vport_attr_list);</w:t>
      </w:r>
    </w:p>
    <w:p w14:paraId="01A2FF75" w14:textId="77777777" w:rsidR="00C136F4" w:rsidRDefault="00C136F4" w:rsidP="00C136F4">
      <w:pPr>
        <w:pStyle w:val="code"/>
      </w:pPr>
    </w:p>
    <w:p w14:paraId="652EE845" w14:textId="77777777" w:rsidR="002343AB" w:rsidRDefault="002343AB" w:rsidP="002343AB">
      <w:pPr>
        <w:pStyle w:val="code"/>
      </w:pPr>
    </w:p>
    <w:p w14:paraId="539184D2" w14:textId="77777777" w:rsidR="002343AB" w:rsidRDefault="002343AB" w:rsidP="002343AB">
      <w:pPr>
        <w:pStyle w:val="code"/>
      </w:pPr>
      <w:r w:rsidRPr="0007558E">
        <w:t xml:space="preserve">        </w:t>
      </w:r>
    </w:p>
    <w:p w14:paraId="10A144DC" w14:textId="77777777" w:rsidR="002343AB" w:rsidRDefault="002343AB" w:rsidP="0081520E">
      <w:pPr>
        <w:pStyle w:val="code"/>
      </w:pPr>
    </w:p>
    <w:p w14:paraId="15DB53DD" w14:textId="77777777" w:rsidR="000205C9" w:rsidRDefault="000205C9" w:rsidP="000205C9">
      <w:pPr>
        <w:pStyle w:val="Heading2"/>
      </w:pPr>
      <w:bookmarkStart w:id="298" w:name="_Toc471401307"/>
      <w:r>
        <w:t>1.Q bridge with router example</w:t>
      </w:r>
      <w:bookmarkEnd w:id="298"/>
      <w:r>
        <w:t xml:space="preserve"> </w:t>
      </w:r>
    </w:p>
    <w:p w14:paraId="1A2CF1A5" w14:textId="77777777" w:rsidR="00732361" w:rsidRPr="00732361" w:rsidRDefault="004F6698" w:rsidP="00732361">
      <w:r w:rsidRPr="00732361">
        <w:object w:dxaOrig="17898" w:dyaOrig="13196" w14:anchorId="55494C9D">
          <v:shape id="_x0000_i1037" type="#_x0000_t75" style="width:305.25pt;height:225pt" o:ole="">
            <v:imagedata r:id="rId34" o:title=""/>
          </v:shape>
          <o:OLEObject Type="Embed" ProgID="Visio.Drawing.11" ShapeID="_x0000_i1037" DrawAspect="Content" ObjectID="_1545149337" r:id="rId35"/>
        </w:object>
      </w:r>
    </w:p>
    <w:p w14:paraId="493F0ECC" w14:textId="77777777" w:rsidR="000205C9" w:rsidRPr="005775FD" w:rsidRDefault="000205C9" w:rsidP="000205C9"/>
    <w:p w14:paraId="1327895F" w14:textId="77777777" w:rsidR="000205C9" w:rsidRDefault="000205C9" w:rsidP="000205C9">
      <w:pPr>
        <w:jc w:val="center"/>
      </w:pPr>
    </w:p>
    <w:p w14:paraId="6ECDAC25" w14:textId="77777777" w:rsidR="000205C9" w:rsidRDefault="000205C9" w:rsidP="000205C9"/>
    <w:p w14:paraId="6351EED7" w14:textId="77777777" w:rsidR="000205C9" w:rsidRDefault="00732361" w:rsidP="000205C9">
      <w:r>
        <w:t xml:space="preserve">//configure port 3,4  to  </w:t>
      </w:r>
      <w:r w:rsidR="000205C9">
        <w:t xml:space="preserve">port mode  </w:t>
      </w:r>
    </w:p>
    <w:p w14:paraId="5944A16B" w14:textId="77777777" w:rsidR="000205C9" w:rsidRDefault="000205C9" w:rsidP="000205C9">
      <w:pPr>
        <w:pStyle w:val="code"/>
      </w:pPr>
      <w:r>
        <w:t>sai_attribute_t port_attr;</w:t>
      </w:r>
    </w:p>
    <w:p w14:paraId="38F1749E" w14:textId="77777777" w:rsidR="000205C9" w:rsidRDefault="000205C9" w:rsidP="000205C9">
      <w:pPr>
        <w:pStyle w:val="code"/>
      </w:pPr>
      <w:r>
        <w:t>port_attr.id=</w:t>
      </w:r>
      <w:r w:rsidRPr="001B350F">
        <w:rPr>
          <w:b/>
          <w:bCs/>
        </w:rPr>
        <w:t>SAI_PORT_BIND_MODE</w:t>
      </w:r>
      <w:r>
        <w:t>;</w:t>
      </w:r>
    </w:p>
    <w:p w14:paraId="221396B6" w14:textId="77777777" w:rsidR="000205C9" w:rsidRDefault="000205C9" w:rsidP="000205C9">
      <w:pPr>
        <w:pStyle w:val="code"/>
      </w:pPr>
      <w:r>
        <w:t>port_attr.value=</w:t>
      </w:r>
      <w:r w:rsidRPr="00D409A5">
        <w:rPr>
          <w:b/>
          <w:bCs/>
        </w:rPr>
        <w:t xml:space="preserve"> </w:t>
      </w:r>
      <w:r w:rsidRPr="001B350F">
        <w:rPr>
          <w:b/>
          <w:bCs/>
        </w:rPr>
        <w:t>SAI_</w:t>
      </w:r>
      <w:r>
        <w:rPr>
          <w:b/>
          <w:bCs/>
        </w:rPr>
        <w:t>PORT_BIND_MODE</w:t>
      </w:r>
      <w:r w:rsidRPr="001B350F">
        <w:rPr>
          <w:b/>
          <w:bCs/>
        </w:rPr>
        <w:t>_PORT</w:t>
      </w:r>
      <w:r>
        <w:t>;</w:t>
      </w:r>
    </w:p>
    <w:p w14:paraId="64897844" w14:textId="77777777" w:rsidR="000205C9" w:rsidRDefault="000205C9" w:rsidP="000205C9">
      <w:pPr>
        <w:pStyle w:val="code"/>
      </w:pPr>
      <w:r w:rsidRPr="0081520E">
        <w:t>sai_set_port_attribute_fn</w:t>
      </w:r>
      <w:r>
        <w:t>(port_3,port_attr);</w:t>
      </w:r>
    </w:p>
    <w:p w14:paraId="08D7B2BB" w14:textId="77777777" w:rsidR="000205C9" w:rsidRDefault="000205C9" w:rsidP="000205C9">
      <w:pPr>
        <w:pStyle w:val="code"/>
      </w:pPr>
      <w:r w:rsidRPr="0081520E">
        <w:t>sai_set_port_attribute_fn</w:t>
      </w:r>
      <w:r>
        <w:t>(port_4,port_attr);</w:t>
      </w:r>
    </w:p>
    <w:p w14:paraId="55F0643C" w14:textId="77777777" w:rsidR="000205C9" w:rsidRDefault="000205C9" w:rsidP="000205C9">
      <w:pPr>
        <w:pStyle w:val="code"/>
      </w:pPr>
    </w:p>
    <w:p w14:paraId="02422366" w14:textId="77777777" w:rsidR="000205C9" w:rsidRDefault="000205C9" w:rsidP="000205C9">
      <w:pPr>
        <w:pStyle w:val="code"/>
      </w:pPr>
      <w:r>
        <w:t xml:space="preserve">//create bridges </w:t>
      </w:r>
    </w:p>
    <w:p w14:paraId="3E54AC1D" w14:textId="77777777" w:rsidR="000205C9" w:rsidRDefault="000205C9" w:rsidP="000205C9">
      <w:pPr>
        <w:pStyle w:val="code"/>
      </w:pPr>
      <w:r>
        <w:t>sai_object_id bridge1</w:t>
      </w:r>
    </w:p>
    <w:p w14:paraId="515BA6E2" w14:textId="77777777" w:rsidR="000205C9" w:rsidRDefault="000205C9" w:rsidP="000205C9">
      <w:pPr>
        <w:pStyle w:val="code"/>
      </w:pPr>
    </w:p>
    <w:p w14:paraId="441E0E7C" w14:textId="77777777" w:rsidR="000205C9" w:rsidRDefault="000205C9" w:rsidP="000205C9">
      <w:pPr>
        <w:pStyle w:val="code"/>
      </w:pPr>
      <w:r>
        <w:t>sai_attribute_t  bridge_attr_list[1];</w:t>
      </w:r>
    </w:p>
    <w:p w14:paraId="501E717B" w14:textId="77777777" w:rsidR="000205C9" w:rsidRDefault="000205C9" w:rsidP="000205C9">
      <w:pPr>
        <w:pStyle w:val="code"/>
      </w:pPr>
      <w:r>
        <w:t>bridge_attr_list[0].id=SAI_BRIDGE_ATTR_TYPE;</w:t>
      </w:r>
    </w:p>
    <w:p w14:paraId="3AF44BA2" w14:textId="77777777" w:rsidR="000205C9" w:rsidRDefault="000205C9" w:rsidP="000205C9">
      <w:pPr>
        <w:pStyle w:val="code"/>
      </w:pPr>
      <w:r>
        <w:t>bridge_attr_list[0].value=SAI_BRIDGE</w:t>
      </w:r>
      <w:r w:rsidRPr="002343AB">
        <w:t>_TYPE_</w:t>
      </w:r>
      <w:r>
        <w:t>1Q;</w:t>
      </w:r>
    </w:p>
    <w:p w14:paraId="4906586C" w14:textId="77777777" w:rsidR="000205C9" w:rsidRDefault="000205C9" w:rsidP="000205C9">
      <w:pPr>
        <w:pStyle w:val="code"/>
      </w:pPr>
    </w:p>
    <w:p w14:paraId="137B0785" w14:textId="77777777" w:rsidR="000205C9" w:rsidRDefault="000205C9" w:rsidP="000205C9">
      <w:pPr>
        <w:pStyle w:val="code"/>
      </w:pPr>
      <w:r w:rsidRPr="0007558E">
        <w:t>sai_create_</w:t>
      </w:r>
      <w:r>
        <w:t>bridge_fn(&amp;bridge1,1,</w:t>
      </w:r>
      <w:r w:rsidRPr="002343AB">
        <w:t xml:space="preserve"> </w:t>
      </w:r>
      <w:r>
        <w:t>bridge_attr_list);</w:t>
      </w:r>
    </w:p>
    <w:p w14:paraId="71DC3C73" w14:textId="77777777" w:rsidR="000205C9" w:rsidRDefault="000205C9" w:rsidP="000205C9">
      <w:pPr>
        <w:pStyle w:val="code"/>
      </w:pPr>
    </w:p>
    <w:p w14:paraId="2907FE64" w14:textId="77777777" w:rsidR="000205C9" w:rsidRDefault="000205C9" w:rsidP="000205C9">
      <w:pPr>
        <w:pStyle w:val="code"/>
      </w:pPr>
      <w:r>
        <w:t>//create bridge ports and add ports to bridge</w:t>
      </w:r>
    </w:p>
    <w:p w14:paraId="32B70A7C" w14:textId="77777777" w:rsidR="000205C9" w:rsidRDefault="000205C9" w:rsidP="000205C9">
      <w:pPr>
        <w:pStyle w:val="code"/>
      </w:pPr>
      <w:r>
        <w:lastRenderedPageBreak/>
        <w:t>sai_object_id bport3,bport4;</w:t>
      </w:r>
    </w:p>
    <w:p w14:paraId="331A0DD1" w14:textId="77777777" w:rsidR="000205C9" w:rsidRDefault="000205C9" w:rsidP="000205C9">
      <w:pPr>
        <w:pStyle w:val="code"/>
      </w:pPr>
    </w:p>
    <w:p w14:paraId="0990CB71" w14:textId="77777777" w:rsidR="000205C9" w:rsidRDefault="000205C9" w:rsidP="000205C9">
      <w:pPr>
        <w:pStyle w:val="code"/>
      </w:pPr>
      <w:r>
        <w:t xml:space="preserve"> sai_attribute_t  bport_attr_list[3];</w:t>
      </w:r>
    </w:p>
    <w:p w14:paraId="12D97097" w14:textId="77777777" w:rsidR="000205C9" w:rsidRDefault="000205C9" w:rsidP="000205C9">
      <w:pPr>
        <w:pStyle w:val="code"/>
      </w:pPr>
      <w:r>
        <w:t>vport_attr_list[0].id=</w:t>
      </w:r>
      <w:r w:rsidRPr="00C136F4">
        <w:t xml:space="preserve"> </w:t>
      </w:r>
      <w:r>
        <w:t>SAI_BRIDEG_PORT_ATTR_TYPE;</w:t>
      </w:r>
    </w:p>
    <w:p w14:paraId="3AC10FB9" w14:textId="77777777" w:rsidR="000205C9" w:rsidRDefault="000205C9" w:rsidP="000205C9">
      <w:pPr>
        <w:pStyle w:val="code"/>
      </w:pPr>
      <w:r>
        <w:t>vport_attr_list[0].value=SAI_BRIDGE_PORT_TYPE_PORT;</w:t>
      </w:r>
    </w:p>
    <w:p w14:paraId="1B84EEE5" w14:textId="77777777" w:rsidR="000205C9" w:rsidRDefault="000205C9" w:rsidP="000205C9">
      <w:pPr>
        <w:pStyle w:val="code"/>
      </w:pPr>
    </w:p>
    <w:p w14:paraId="55CD93FE" w14:textId="77777777" w:rsidR="000205C9" w:rsidRDefault="000205C9" w:rsidP="000205C9">
      <w:pPr>
        <w:pStyle w:val="code"/>
      </w:pPr>
      <w:r>
        <w:t>vport_attr_list[1].id=</w:t>
      </w:r>
      <w:r w:rsidRPr="00C136F4">
        <w:t xml:space="preserve"> </w:t>
      </w:r>
      <w:r>
        <w:t>SAI_BRIDGE_PORT_ATTR_PORT_ID;</w:t>
      </w:r>
    </w:p>
    <w:p w14:paraId="4AB35815" w14:textId="77777777" w:rsidR="000205C9" w:rsidRDefault="000205C9" w:rsidP="000205C9">
      <w:pPr>
        <w:pStyle w:val="code"/>
      </w:pPr>
      <w:r>
        <w:t>vport_attr_list[1].value=port3;</w:t>
      </w:r>
    </w:p>
    <w:p w14:paraId="5D46EB2E" w14:textId="77777777" w:rsidR="000205C9" w:rsidRDefault="000205C9" w:rsidP="000205C9">
      <w:pPr>
        <w:pStyle w:val="code"/>
      </w:pPr>
      <w:r>
        <w:t xml:space="preserve"> </w:t>
      </w:r>
    </w:p>
    <w:p w14:paraId="04B91D7B" w14:textId="77777777" w:rsidR="000205C9" w:rsidRDefault="000205C9" w:rsidP="00734F97">
      <w:pPr>
        <w:pStyle w:val="code"/>
      </w:pPr>
      <w:r>
        <w:t>vport_attr_list[</w:t>
      </w:r>
      <w:r w:rsidR="00734F97">
        <w:t>2</w:t>
      </w:r>
      <w:r>
        <w:t>].id=</w:t>
      </w:r>
      <w:r w:rsidRPr="00C136F4">
        <w:t xml:space="preserve"> </w:t>
      </w:r>
      <w:r>
        <w:t>SAI_BRIDGE_PORT_ATTR_BRIDGE_ID;</w:t>
      </w:r>
    </w:p>
    <w:p w14:paraId="4CAC9C06" w14:textId="77777777" w:rsidR="000205C9" w:rsidRDefault="000205C9" w:rsidP="00734F97">
      <w:pPr>
        <w:pStyle w:val="code"/>
      </w:pPr>
      <w:r>
        <w:t>vport_attr_list[</w:t>
      </w:r>
      <w:r w:rsidR="00734F97">
        <w:t>2</w:t>
      </w:r>
      <w:r>
        <w:t>].value=bridge1;</w:t>
      </w:r>
    </w:p>
    <w:p w14:paraId="14EA6FB1" w14:textId="77777777" w:rsidR="000205C9" w:rsidRDefault="000205C9" w:rsidP="000205C9">
      <w:pPr>
        <w:pStyle w:val="code"/>
      </w:pPr>
    </w:p>
    <w:p w14:paraId="00CBA728" w14:textId="77777777" w:rsidR="000205C9" w:rsidRDefault="000205C9" w:rsidP="000205C9">
      <w:pPr>
        <w:pStyle w:val="code"/>
      </w:pPr>
      <w:r w:rsidRPr="0007558E">
        <w:t>sai_create_</w:t>
      </w:r>
      <w:r>
        <w:t>bridge_port_fn(&amp;bport3,3,</w:t>
      </w:r>
      <w:r w:rsidRPr="002343AB">
        <w:t xml:space="preserve"> </w:t>
      </w:r>
      <w:r>
        <w:t>vport_attr_list);</w:t>
      </w:r>
    </w:p>
    <w:p w14:paraId="1FD85272" w14:textId="77777777" w:rsidR="000205C9" w:rsidRDefault="000205C9" w:rsidP="000205C9">
      <w:pPr>
        <w:pStyle w:val="code"/>
      </w:pPr>
    </w:p>
    <w:p w14:paraId="48DF99A2" w14:textId="77777777" w:rsidR="000205C9" w:rsidRDefault="000205C9" w:rsidP="000205C9">
      <w:pPr>
        <w:pStyle w:val="code"/>
      </w:pPr>
    </w:p>
    <w:p w14:paraId="4515C65D" w14:textId="77777777" w:rsidR="000205C9" w:rsidRDefault="000205C9" w:rsidP="000205C9">
      <w:pPr>
        <w:pStyle w:val="code"/>
      </w:pPr>
      <w:r>
        <w:t>vport_attr_list[0].id=</w:t>
      </w:r>
      <w:r w:rsidRPr="00C136F4">
        <w:t xml:space="preserve"> </w:t>
      </w:r>
      <w:r>
        <w:t>SAI_BRIDEG_PORT_ATTR_TYPE;</w:t>
      </w:r>
    </w:p>
    <w:p w14:paraId="6F67AC28" w14:textId="77777777" w:rsidR="000205C9" w:rsidRDefault="000205C9" w:rsidP="000205C9">
      <w:pPr>
        <w:pStyle w:val="code"/>
      </w:pPr>
      <w:r>
        <w:t>vport_attr_list[0].value=SAI_BRIDGE_PORT_TYPE_PORT;</w:t>
      </w:r>
    </w:p>
    <w:p w14:paraId="77447A95" w14:textId="77777777" w:rsidR="000205C9" w:rsidRDefault="000205C9" w:rsidP="000205C9">
      <w:pPr>
        <w:pStyle w:val="code"/>
      </w:pPr>
    </w:p>
    <w:p w14:paraId="191F904E" w14:textId="77777777" w:rsidR="000205C9" w:rsidRDefault="000205C9" w:rsidP="000205C9">
      <w:pPr>
        <w:pStyle w:val="code"/>
      </w:pPr>
      <w:r>
        <w:t>vport_attr_list[1].id=</w:t>
      </w:r>
      <w:r w:rsidRPr="00C136F4">
        <w:t xml:space="preserve"> </w:t>
      </w:r>
      <w:r>
        <w:t>SAI_BRIDGE_PORT_ATTR_PORT_ID;</w:t>
      </w:r>
    </w:p>
    <w:p w14:paraId="6AEFC2A5" w14:textId="77777777" w:rsidR="000205C9" w:rsidRDefault="000205C9" w:rsidP="000205C9">
      <w:pPr>
        <w:pStyle w:val="code"/>
      </w:pPr>
      <w:r>
        <w:t>vport_attr_list[1].value=port4;</w:t>
      </w:r>
    </w:p>
    <w:p w14:paraId="0B0B2AA2" w14:textId="77777777" w:rsidR="000205C9" w:rsidRDefault="000205C9" w:rsidP="000205C9">
      <w:pPr>
        <w:pStyle w:val="code"/>
      </w:pPr>
      <w:r>
        <w:t xml:space="preserve"> </w:t>
      </w:r>
    </w:p>
    <w:p w14:paraId="466F318A" w14:textId="77777777" w:rsidR="000205C9" w:rsidRDefault="000205C9" w:rsidP="00734F97">
      <w:pPr>
        <w:pStyle w:val="code"/>
      </w:pPr>
      <w:r>
        <w:t>vport_attr_list[</w:t>
      </w:r>
      <w:r w:rsidR="00734F97">
        <w:t>2</w:t>
      </w:r>
      <w:r>
        <w:t>].id=</w:t>
      </w:r>
      <w:r w:rsidRPr="00C136F4">
        <w:t xml:space="preserve"> </w:t>
      </w:r>
      <w:r>
        <w:t>SAI_BRIDGE_PORT_ATTR_BRIDGE_ID;</w:t>
      </w:r>
    </w:p>
    <w:p w14:paraId="32CC46D0" w14:textId="77777777" w:rsidR="000205C9" w:rsidRDefault="000205C9" w:rsidP="00734F97">
      <w:pPr>
        <w:pStyle w:val="code"/>
      </w:pPr>
      <w:r>
        <w:t>vport_attr_list[</w:t>
      </w:r>
      <w:r w:rsidR="00734F97">
        <w:t>2</w:t>
      </w:r>
      <w:r>
        <w:t>].value=bridge1;</w:t>
      </w:r>
    </w:p>
    <w:p w14:paraId="61C55E92" w14:textId="77777777" w:rsidR="000205C9" w:rsidRDefault="000205C9" w:rsidP="000205C9">
      <w:pPr>
        <w:pStyle w:val="code"/>
      </w:pPr>
    </w:p>
    <w:p w14:paraId="6BC9EC0A" w14:textId="77777777" w:rsidR="000205C9" w:rsidRDefault="000205C9" w:rsidP="000205C9">
      <w:pPr>
        <w:pStyle w:val="code"/>
      </w:pPr>
      <w:r w:rsidRPr="0007558E">
        <w:t>sai_create_</w:t>
      </w:r>
      <w:r>
        <w:t>bridge_port_fn(&amp;bport4,3,</w:t>
      </w:r>
      <w:r w:rsidRPr="002343AB">
        <w:t xml:space="preserve"> </w:t>
      </w:r>
      <w:r>
        <w:t>vport_attr_list);</w:t>
      </w:r>
    </w:p>
    <w:p w14:paraId="3C713624" w14:textId="77777777" w:rsidR="000205C9" w:rsidRDefault="000205C9" w:rsidP="000205C9">
      <w:pPr>
        <w:pStyle w:val="code"/>
      </w:pPr>
    </w:p>
    <w:p w14:paraId="7DE7D1D4" w14:textId="321D1933" w:rsidR="00EF1839" w:rsidRDefault="000205C9" w:rsidP="000205C9">
      <w:pPr>
        <w:pStyle w:val="code"/>
        <w:rPr>
          <w:ins w:id="299" w:author="Guohan Lu" w:date="2017-01-05T17:54:00Z"/>
        </w:rPr>
      </w:pPr>
      <w:r>
        <w:t>//</w:t>
      </w:r>
      <w:ins w:id="300" w:author="Guohan Lu" w:date="2017-01-05T18:01:00Z">
        <w:r w:rsidR="00EF1839">
          <w:t xml:space="preserve"> </w:t>
        </w:r>
      </w:ins>
      <w:r>
        <w:t xml:space="preserve">create </w:t>
      </w:r>
      <w:r w:rsidR="003D1EA5">
        <w:t xml:space="preserve">vlan </w:t>
      </w:r>
      <w:r>
        <w:t>rif</w:t>
      </w:r>
      <w:r w:rsidR="005E2958">
        <w:t>(s)</w:t>
      </w:r>
    </w:p>
    <w:p w14:paraId="5E36DC51" w14:textId="375C2CD2" w:rsidR="000205C9" w:rsidRDefault="00EF1839" w:rsidP="000205C9">
      <w:pPr>
        <w:pStyle w:val="code"/>
        <w:rPr>
          <w:ins w:id="301" w:author="Guohan Lu" w:date="2017-01-05T17:57:00Z"/>
        </w:rPr>
      </w:pPr>
      <w:ins w:id="302" w:author="Guohan Lu" w:date="2017-01-05T17:55:00Z">
        <w:r>
          <w:t>sai_att</w:t>
        </w:r>
      </w:ins>
      <w:del w:id="303" w:author="Guohan Lu" w:date="2017-01-05T17:54:00Z">
        <w:r w:rsidR="000205C9" w:rsidDel="00EF1839">
          <w:delText xml:space="preserve">  …</w:delText>
        </w:r>
      </w:del>
      <w:ins w:id="304" w:author="Guohan Lu" w:date="2017-01-05T17:55:00Z">
        <w:r>
          <w:t>tribute_t rif_attr_list</w:t>
        </w:r>
      </w:ins>
      <w:ins w:id="305" w:author="Guohan Lu" w:date="2017-01-05T17:58:00Z">
        <w:r>
          <w:t>[2]</w:t>
        </w:r>
      </w:ins>
    </w:p>
    <w:p w14:paraId="1C1FCD66" w14:textId="0CF7AF05" w:rsidR="00EF1839" w:rsidRDefault="00EF1839" w:rsidP="000205C9">
      <w:pPr>
        <w:pStyle w:val="code"/>
        <w:rPr>
          <w:ins w:id="306" w:author="Guohan Lu" w:date="2017-01-05T17:57:00Z"/>
        </w:rPr>
      </w:pPr>
      <w:ins w:id="307" w:author="Guohan Lu" w:date="2017-01-05T17:57:00Z">
        <w:r>
          <w:t>rif_attr_list[0].id = SAI_ROUTER_INTERFACE_ATTR_VLAN_ID;</w:t>
        </w:r>
      </w:ins>
    </w:p>
    <w:p w14:paraId="497ABE75" w14:textId="54829E37" w:rsidR="00EF1839" w:rsidRDefault="00EF1839" w:rsidP="000205C9">
      <w:pPr>
        <w:pStyle w:val="code"/>
        <w:rPr>
          <w:ins w:id="308" w:author="Guohan Lu" w:date="2017-01-05T17:57:00Z"/>
        </w:rPr>
      </w:pPr>
      <w:ins w:id="309" w:author="Guohan Lu" w:date="2017-01-05T17:57:00Z">
        <w:r>
          <w:t>rif_attr_list[0].value = vlan_id;</w:t>
        </w:r>
      </w:ins>
    </w:p>
    <w:p w14:paraId="0D351629" w14:textId="0CC9F228" w:rsidR="00EF1839" w:rsidRDefault="00EF1839" w:rsidP="000205C9">
      <w:pPr>
        <w:pStyle w:val="code"/>
        <w:rPr>
          <w:ins w:id="310" w:author="Guohan Lu" w:date="2017-01-05T17:58:00Z"/>
        </w:rPr>
      </w:pPr>
    </w:p>
    <w:p w14:paraId="3A5BAD9E" w14:textId="2FFA7FA7" w:rsidR="00EF1839" w:rsidRDefault="00EF1839" w:rsidP="000205C9">
      <w:pPr>
        <w:pStyle w:val="code"/>
        <w:rPr>
          <w:ins w:id="311" w:author="Guohan Lu" w:date="2017-01-05T17:58:00Z"/>
          <w:rFonts w:cs="Consolas"/>
          <w:color w:val="000000"/>
        </w:rPr>
      </w:pPr>
      <w:ins w:id="312" w:author="Guohan Lu" w:date="2017-01-05T17:58:00Z">
        <w:r>
          <w:t xml:space="preserve">rif_attr_list[1].id = </w:t>
        </w:r>
        <w:r>
          <w:rPr>
            <w:rFonts w:cs="Consolas"/>
            <w:color w:val="000000"/>
          </w:rPr>
          <w:t>SAI_ROUTER_INTERFACE_ATTR_SRC_MAC_ADDRESS</w:t>
        </w:r>
        <w:r>
          <w:rPr>
            <w:rFonts w:cs="Consolas"/>
            <w:color w:val="000000"/>
          </w:rPr>
          <w:t>;</w:t>
        </w:r>
      </w:ins>
    </w:p>
    <w:p w14:paraId="7FF54CCE" w14:textId="4F8A4E5D" w:rsidR="00EF1839" w:rsidRDefault="00EF1839" w:rsidP="000205C9">
      <w:pPr>
        <w:pStyle w:val="code"/>
        <w:rPr>
          <w:ins w:id="313" w:author="Guohan Lu" w:date="2017-01-05T17:55:00Z"/>
        </w:rPr>
      </w:pPr>
      <w:ins w:id="314" w:author="Guohan Lu" w:date="2017-01-05T17:58:00Z">
        <w:r>
          <w:rPr>
            <w:rFonts w:cs="Consolas"/>
            <w:color w:val="000000"/>
          </w:rPr>
          <w:t>rif_attr_list[1].value = mac;</w:t>
        </w:r>
      </w:ins>
    </w:p>
    <w:p w14:paraId="1475833D" w14:textId="429EB75D" w:rsidR="00EF1839" w:rsidRDefault="00EF1839" w:rsidP="000205C9">
      <w:pPr>
        <w:pStyle w:val="code"/>
      </w:pPr>
      <w:ins w:id="315" w:author="Guohan Lu" w:date="2017-01-05T17:55:00Z">
        <w:r>
          <w:t>sai_create_rif_fn(</w:t>
        </w:r>
      </w:ins>
      <w:ins w:id="316" w:author="Guohan Lu" w:date="2017-01-05T17:58:00Z">
        <w:r>
          <w:t>&amp;rif1, 2, rif_list);</w:t>
        </w:r>
      </w:ins>
    </w:p>
    <w:p w14:paraId="79AEF613" w14:textId="77777777" w:rsidR="000205C9" w:rsidRDefault="000205C9" w:rsidP="000205C9">
      <w:pPr>
        <w:pStyle w:val="code"/>
      </w:pPr>
    </w:p>
    <w:p w14:paraId="48233143" w14:textId="0A3D260D" w:rsidR="000205C9" w:rsidDel="00EF1839" w:rsidRDefault="000205C9" w:rsidP="00EF1839">
      <w:pPr>
        <w:pStyle w:val="code"/>
        <w:rPr>
          <w:del w:id="317" w:author="Guohan Lu" w:date="2017-01-05T18:01:00Z"/>
        </w:rPr>
        <w:pPrChange w:id="318" w:author="Guohan Lu" w:date="2017-01-05T18:01:00Z">
          <w:pPr>
            <w:pStyle w:val="code"/>
          </w:pPr>
        </w:pPrChange>
      </w:pPr>
      <w:r>
        <w:t>//</w:t>
      </w:r>
      <w:ins w:id="319" w:author="Guohan Lu" w:date="2017-01-05T18:00:00Z">
        <w:r w:rsidR="00EF1839">
          <w:t xml:space="preserve"> use the default bridge route port</w:t>
        </w:r>
      </w:ins>
      <w:del w:id="320" w:author="Guohan Lu" w:date="2017-01-05T18:01:00Z">
        <w:r w:rsidDel="00EF1839">
          <w:delText>create bridge router port &amp; add interface to bridge (connect the RIF to the bridge)</w:delText>
        </w:r>
      </w:del>
    </w:p>
    <w:p w14:paraId="0925A2A5" w14:textId="66E97AF1" w:rsidR="000205C9" w:rsidDel="00EF1839" w:rsidRDefault="000205C9" w:rsidP="00EF1839">
      <w:pPr>
        <w:pStyle w:val="code"/>
        <w:rPr>
          <w:del w:id="321" w:author="Guohan Lu" w:date="2017-01-05T18:01:00Z"/>
        </w:rPr>
        <w:pPrChange w:id="322" w:author="Guohan Lu" w:date="2017-01-05T18:01:00Z">
          <w:pPr>
            <w:pStyle w:val="code"/>
          </w:pPr>
        </w:pPrChange>
      </w:pPr>
    </w:p>
    <w:p w14:paraId="03DD5C7A" w14:textId="261E4E90" w:rsidR="000205C9" w:rsidDel="00EF1839" w:rsidRDefault="000205C9" w:rsidP="00EF1839">
      <w:pPr>
        <w:pStyle w:val="code"/>
        <w:rPr>
          <w:del w:id="323" w:author="Guohan Lu" w:date="2017-01-05T18:01:00Z"/>
        </w:rPr>
        <w:pPrChange w:id="324" w:author="Guohan Lu" w:date="2017-01-05T18:01:00Z">
          <w:pPr>
            <w:pStyle w:val="code"/>
          </w:pPr>
        </w:pPrChange>
      </w:pPr>
      <w:del w:id="325" w:author="Guohan Lu" w:date="2017-01-05T18:01:00Z">
        <w:r w:rsidDel="00EF1839">
          <w:delText>sai_object_id bridge1_rport;</w:delText>
        </w:r>
      </w:del>
    </w:p>
    <w:p w14:paraId="5E316133" w14:textId="73B8AA13" w:rsidR="000205C9" w:rsidDel="00EF1839" w:rsidRDefault="000205C9" w:rsidP="00EF1839">
      <w:pPr>
        <w:pStyle w:val="code"/>
        <w:rPr>
          <w:del w:id="326" w:author="Guohan Lu" w:date="2017-01-05T18:01:00Z"/>
        </w:rPr>
        <w:pPrChange w:id="327" w:author="Guohan Lu" w:date="2017-01-05T18:01:00Z">
          <w:pPr>
            <w:pStyle w:val="code"/>
          </w:pPr>
        </w:pPrChange>
      </w:pPr>
    </w:p>
    <w:p w14:paraId="276ADA2A" w14:textId="7675418A" w:rsidR="000205C9" w:rsidDel="00EF1839" w:rsidRDefault="000205C9" w:rsidP="00EF1839">
      <w:pPr>
        <w:pStyle w:val="code"/>
        <w:rPr>
          <w:del w:id="328" w:author="Guohan Lu" w:date="2017-01-05T18:01:00Z"/>
        </w:rPr>
        <w:pPrChange w:id="329" w:author="Guohan Lu" w:date="2017-01-05T18:01:00Z">
          <w:pPr>
            <w:pStyle w:val="code"/>
          </w:pPr>
        </w:pPrChange>
      </w:pPr>
      <w:del w:id="330" w:author="Guohan Lu" w:date="2017-01-05T18:01:00Z">
        <w:r w:rsidDel="00EF1839">
          <w:delText>vport_attr_list[0].id=</w:delText>
        </w:r>
        <w:r w:rsidRPr="00C136F4" w:rsidDel="00EF1839">
          <w:delText xml:space="preserve"> </w:delText>
        </w:r>
        <w:r w:rsidDel="00EF1839">
          <w:delText>SAI_BRIDGE_PORT_ATTR_TYPE;</w:delText>
        </w:r>
      </w:del>
    </w:p>
    <w:p w14:paraId="494041AB" w14:textId="519038E9" w:rsidR="000205C9" w:rsidDel="00EF1839" w:rsidRDefault="000205C9" w:rsidP="00EF1839">
      <w:pPr>
        <w:pStyle w:val="code"/>
        <w:rPr>
          <w:del w:id="331" w:author="Guohan Lu" w:date="2017-01-05T18:01:00Z"/>
        </w:rPr>
        <w:pPrChange w:id="332" w:author="Guohan Lu" w:date="2017-01-05T18:01:00Z">
          <w:pPr>
            <w:pStyle w:val="code"/>
          </w:pPr>
        </w:pPrChange>
      </w:pPr>
      <w:del w:id="333" w:author="Guohan Lu" w:date="2017-01-05T18:01:00Z">
        <w:r w:rsidDel="00EF1839">
          <w:delText>vport_attr_list[0].value=SAI_BRIDGE_PORT_TYPE_1Q</w:delText>
        </w:r>
        <w:r w:rsidRPr="002343AB" w:rsidDel="00EF1839">
          <w:delText>_ROUTER</w:delText>
        </w:r>
        <w:r w:rsidDel="00EF1839">
          <w:delText>;</w:delText>
        </w:r>
      </w:del>
    </w:p>
    <w:p w14:paraId="412410BE" w14:textId="24E42C12" w:rsidR="000205C9" w:rsidDel="00EF1839" w:rsidRDefault="000205C9" w:rsidP="00EF1839">
      <w:pPr>
        <w:pStyle w:val="code"/>
        <w:rPr>
          <w:del w:id="334" w:author="Guohan Lu" w:date="2017-01-05T18:01:00Z"/>
        </w:rPr>
        <w:pPrChange w:id="335" w:author="Guohan Lu" w:date="2017-01-05T18:01:00Z">
          <w:pPr>
            <w:pStyle w:val="code"/>
          </w:pPr>
        </w:pPrChange>
      </w:pPr>
    </w:p>
    <w:p w14:paraId="1FA317C6" w14:textId="563470AF" w:rsidR="000205C9" w:rsidDel="00EF1839" w:rsidRDefault="000205C9" w:rsidP="00EF1839">
      <w:pPr>
        <w:pStyle w:val="code"/>
        <w:rPr>
          <w:del w:id="336" w:author="Guohan Lu" w:date="2017-01-05T18:01:00Z"/>
        </w:rPr>
        <w:pPrChange w:id="337" w:author="Guohan Lu" w:date="2017-01-05T18:01:00Z">
          <w:pPr>
            <w:pStyle w:val="code"/>
          </w:pPr>
        </w:pPrChange>
      </w:pPr>
      <w:del w:id="338" w:author="Guohan Lu" w:date="2017-01-05T18:01:00Z">
        <w:r w:rsidDel="00EF1839">
          <w:delText>vport_attr_list[1].id=</w:delText>
        </w:r>
        <w:r w:rsidRPr="00C136F4" w:rsidDel="00EF1839">
          <w:delText xml:space="preserve"> </w:delText>
        </w:r>
        <w:r w:rsidDel="00EF1839">
          <w:delText>SAI_BRIDGE_PORT_ATTR_BRIDGE_ID;</w:delText>
        </w:r>
      </w:del>
    </w:p>
    <w:p w14:paraId="4ED3DD19" w14:textId="34D3C058" w:rsidR="000205C9" w:rsidDel="00EF1839" w:rsidRDefault="000205C9" w:rsidP="00EF1839">
      <w:pPr>
        <w:pStyle w:val="code"/>
        <w:rPr>
          <w:del w:id="339" w:author="Guohan Lu" w:date="2017-01-05T18:01:00Z"/>
        </w:rPr>
        <w:pPrChange w:id="340" w:author="Guohan Lu" w:date="2017-01-05T18:01:00Z">
          <w:pPr>
            <w:pStyle w:val="code"/>
          </w:pPr>
        </w:pPrChange>
      </w:pPr>
      <w:del w:id="341" w:author="Guohan Lu" w:date="2017-01-05T18:01:00Z">
        <w:r w:rsidDel="00EF1839">
          <w:delText>vport_attr_list[1].value=bridge1;</w:delText>
        </w:r>
      </w:del>
    </w:p>
    <w:p w14:paraId="30D5DD94" w14:textId="3A86B07C" w:rsidR="000205C9" w:rsidDel="00EF1839" w:rsidRDefault="000205C9" w:rsidP="00EF1839">
      <w:pPr>
        <w:pStyle w:val="code"/>
        <w:rPr>
          <w:del w:id="342" w:author="Guohan Lu" w:date="2017-01-05T18:01:00Z"/>
        </w:rPr>
        <w:pPrChange w:id="343" w:author="Guohan Lu" w:date="2017-01-05T18:01:00Z">
          <w:pPr>
            <w:pStyle w:val="code"/>
          </w:pPr>
        </w:pPrChange>
      </w:pPr>
    </w:p>
    <w:p w14:paraId="17A233E9" w14:textId="2B067757" w:rsidR="000205C9" w:rsidDel="00EF1839" w:rsidRDefault="000205C9" w:rsidP="00EF1839">
      <w:pPr>
        <w:pStyle w:val="code"/>
        <w:rPr>
          <w:del w:id="344" w:author="Guohan Lu" w:date="2017-01-05T18:01:00Z"/>
        </w:rPr>
        <w:pPrChange w:id="345" w:author="Guohan Lu" w:date="2017-01-05T18:01:00Z">
          <w:pPr>
            <w:pStyle w:val="code"/>
          </w:pPr>
        </w:pPrChange>
      </w:pPr>
      <w:del w:id="346" w:author="Guohan Lu" w:date="2017-01-05T18:01:00Z">
        <w:r w:rsidRPr="0007558E" w:rsidDel="00EF1839">
          <w:delText>sai_create_</w:delText>
        </w:r>
        <w:r w:rsidDel="00EF1839">
          <w:delText>bridge_port_fn(&amp;bridge1_rport,2,</w:delText>
        </w:r>
        <w:r w:rsidRPr="002343AB" w:rsidDel="00EF1839">
          <w:delText xml:space="preserve"> </w:delText>
        </w:r>
        <w:r w:rsidDel="00EF1839">
          <w:delText>vport_attr_list);</w:delText>
        </w:r>
      </w:del>
    </w:p>
    <w:p w14:paraId="44AE2D83" w14:textId="75A007C4" w:rsidR="000205C9" w:rsidRDefault="00EF1839" w:rsidP="000205C9">
      <w:pPr>
        <w:pStyle w:val="code"/>
      </w:pPr>
      <w:ins w:id="347" w:author="Guohan Lu" w:date="2017-01-05T18:01:00Z">
        <w:r>
          <w:t>, no need to create</w:t>
        </w:r>
      </w:ins>
    </w:p>
    <w:p w14:paraId="6914D972" w14:textId="77777777" w:rsidR="002825C8" w:rsidRDefault="002825C8" w:rsidP="00AF31AF"/>
    <w:p w14:paraId="5FE6E8F7" w14:textId="4F90642B" w:rsidR="00AF31AF" w:rsidDel="00420FC5" w:rsidRDefault="003E4434" w:rsidP="00AF31AF">
      <w:pPr>
        <w:rPr>
          <w:del w:id="348" w:author="Guohan Lu" w:date="2017-01-05T00:11:00Z"/>
          <w:rFonts w:ascii="Consolas" w:hAnsi="Consolas" w:cs="Consolas"/>
          <w:color w:val="000000"/>
          <w:sz w:val="19"/>
          <w:szCs w:val="19"/>
        </w:rPr>
      </w:pPr>
      <w:del w:id="349" w:author="Guohan Lu" w:date="2017-01-05T00:11:00Z">
        <w:r w:rsidDel="00420FC5">
          <w:lastRenderedPageBreak/>
          <w:delText xml:space="preserve">The default .1Q router can be read by quering </w:delText>
        </w:r>
        <w:r w:rsidDel="00420FC5">
          <w:rPr>
            <w:rFonts w:ascii="Consolas" w:hAnsi="Consolas" w:cs="Consolas"/>
            <w:color w:val="000000"/>
            <w:sz w:val="19"/>
            <w:szCs w:val="19"/>
            <w:highlight w:val="white"/>
          </w:rPr>
          <w:delText>SAI_SWITCH_ATTR_DEFAULT_1Q_BRIDGE_ID</w:delText>
        </w:r>
        <w:bookmarkStart w:id="350" w:name="_Toc471401308"/>
        <w:bookmarkEnd w:id="350"/>
      </w:del>
    </w:p>
    <w:p w14:paraId="388443EB" w14:textId="7DD16792" w:rsidR="003E4434" w:rsidDel="00420FC5" w:rsidRDefault="003E4434" w:rsidP="00AF31AF">
      <w:pPr>
        <w:rPr>
          <w:del w:id="351" w:author="Guohan Lu" w:date="2017-01-05T00:11:00Z"/>
        </w:rPr>
      </w:pPr>
      <w:del w:id="352" w:author="Guohan Lu" w:date="2017-01-05T00:11:00Z">
        <w:r w:rsidDel="00420FC5">
          <w:delText xml:space="preserve">For every port on system init, there is instance of bridge port connecting the port to the default .1Q bridge. The list of this bridge ports can be read by querying </w:delText>
        </w:r>
        <w:r w:rsidDel="00420FC5">
          <w:rPr>
            <w:rFonts w:ascii="Consolas" w:hAnsi="Consolas" w:cs="Consolas"/>
            <w:color w:val="000000"/>
            <w:sz w:val="19"/>
            <w:szCs w:val="19"/>
            <w:highlight w:val="white"/>
          </w:rPr>
          <w:delText>SAI_BRIDGE_ATTR_PORT_LIST</w:delText>
        </w:r>
        <w:r w:rsidDel="00420FC5">
          <w:rPr>
            <w:rFonts w:ascii="Consolas" w:hAnsi="Consolas" w:cs="Consolas"/>
            <w:color w:val="000000"/>
            <w:sz w:val="19"/>
            <w:szCs w:val="19"/>
          </w:rPr>
          <w:delText xml:space="preserve"> of the .1Q bridge instance.</w:delText>
        </w:r>
        <w:bookmarkStart w:id="353" w:name="_Toc471401309"/>
        <w:bookmarkEnd w:id="353"/>
      </w:del>
    </w:p>
    <w:p w14:paraId="452E4F55" w14:textId="77777777" w:rsidR="00732361" w:rsidRDefault="00C136F4" w:rsidP="00C136F4">
      <w:pPr>
        <w:pStyle w:val="Heading2"/>
      </w:pPr>
      <w:bookmarkStart w:id="354" w:name="_Toc471401310"/>
      <w:r>
        <w:t>1.D bridge with VXlan  example</w:t>
      </w:r>
      <w:bookmarkEnd w:id="354"/>
    </w:p>
    <w:p w14:paraId="1CA65C3A" w14:textId="77777777" w:rsidR="00C136F4" w:rsidRDefault="00E464ED" w:rsidP="008616CA">
      <w:r>
        <w:pict w14:anchorId="780CFCA5">
          <v:shape id="_x0000_i1038" type="#_x0000_t75" style="width:372pt;height:329.25pt">
            <v:imagedata r:id="rId36" o:title=""/>
          </v:shape>
        </w:pict>
      </w:r>
      <w:r w:rsidR="00C136F4">
        <w:t xml:space="preserve"> </w:t>
      </w:r>
    </w:p>
    <w:p w14:paraId="352CE993" w14:textId="77777777" w:rsidR="00C136F4" w:rsidRDefault="00C136F4" w:rsidP="00C136F4"/>
    <w:p w14:paraId="17097157" w14:textId="77777777" w:rsidR="00C136F4" w:rsidRDefault="00C43CFD" w:rsidP="00C136F4">
      <w:r>
        <w:t xml:space="preserve">//configure port 3,4 </w:t>
      </w:r>
      <w:r w:rsidR="00C136F4">
        <w:t xml:space="preserve"> to sub port mode  </w:t>
      </w:r>
    </w:p>
    <w:p w14:paraId="604DCE47" w14:textId="77777777" w:rsidR="00C136F4" w:rsidRDefault="00C136F4" w:rsidP="00C136F4">
      <w:pPr>
        <w:pStyle w:val="code"/>
      </w:pPr>
      <w:r>
        <w:t>sai_attribute_t port_attr;</w:t>
      </w:r>
    </w:p>
    <w:p w14:paraId="23EF520F" w14:textId="77777777" w:rsidR="00C136F4" w:rsidRDefault="00C136F4" w:rsidP="00C136F4">
      <w:pPr>
        <w:pStyle w:val="code"/>
      </w:pPr>
      <w:r>
        <w:t>port_attr.id=</w:t>
      </w:r>
      <w:r w:rsidRPr="001B350F">
        <w:rPr>
          <w:b/>
          <w:bCs/>
        </w:rPr>
        <w:t>SAI_PORT_BIND_MODE</w:t>
      </w:r>
      <w:r>
        <w:t>;</w:t>
      </w:r>
    </w:p>
    <w:p w14:paraId="2F2BE23E" w14:textId="77777777" w:rsidR="00C136F4" w:rsidRDefault="00C136F4" w:rsidP="009F3260">
      <w:pPr>
        <w:pStyle w:val="code"/>
      </w:pPr>
      <w:r>
        <w:t>port_attr.value=</w:t>
      </w:r>
      <w:r w:rsidRPr="00D409A5">
        <w:rPr>
          <w:b/>
          <w:bCs/>
        </w:rPr>
        <w:t xml:space="preserve"> </w:t>
      </w:r>
      <w:r w:rsidRPr="001B350F">
        <w:rPr>
          <w:b/>
          <w:bCs/>
        </w:rPr>
        <w:t>SAI_</w:t>
      </w:r>
      <w:r w:rsidR="009F3260">
        <w:rPr>
          <w:b/>
          <w:bCs/>
        </w:rPr>
        <w:t>PORT_BIND_MODE_SUB_PORT</w:t>
      </w:r>
      <w:r>
        <w:t>;</w:t>
      </w:r>
    </w:p>
    <w:p w14:paraId="4193215E" w14:textId="77777777" w:rsidR="00C136F4" w:rsidRDefault="00C136F4" w:rsidP="00C136F4">
      <w:pPr>
        <w:pStyle w:val="code"/>
      </w:pPr>
      <w:r w:rsidRPr="0081520E">
        <w:t>sai_set_port_attribute_fn</w:t>
      </w:r>
      <w:r>
        <w:t>(port_3,port_attr);</w:t>
      </w:r>
    </w:p>
    <w:p w14:paraId="4473D982" w14:textId="77777777" w:rsidR="00C136F4" w:rsidRDefault="00C136F4" w:rsidP="00C136F4">
      <w:pPr>
        <w:pStyle w:val="code"/>
      </w:pPr>
      <w:r w:rsidRPr="0081520E">
        <w:t>sai_set_port_attribute_fn</w:t>
      </w:r>
      <w:r>
        <w:t>(port_4,port_attr);</w:t>
      </w:r>
    </w:p>
    <w:p w14:paraId="2B6C1935" w14:textId="77777777" w:rsidR="00C136F4" w:rsidRDefault="00C136F4" w:rsidP="00C136F4">
      <w:pPr>
        <w:pStyle w:val="code"/>
      </w:pPr>
    </w:p>
    <w:p w14:paraId="6D0FDCF2" w14:textId="77777777" w:rsidR="00C136F4" w:rsidRDefault="00C136F4" w:rsidP="00C136F4">
      <w:pPr>
        <w:pStyle w:val="code"/>
      </w:pPr>
      <w:r>
        <w:t xml:space="preserve">//create bridges </w:t>
      </w:r>
    </w:p>
    <w:p w14:paraId="149C0FD3" w14:textId="77777777" w:rsidR="00C136F4" w:rsidRDefault="00C136F4" w:rsidP="00C136F4">
      <w:pPr>
        <w:pStyle w:val="code"/>
      </w:pPr>
      <w:r>
        <w:t>sai_object_id bridge1</w:t>
      </w:r>
    </w:p>
    <w:p w14:paraId="4217D84F" w14:textId="77777777" w:rsidR="00C136F4" w:rsidRDefault="00C136F4" w:rsidP="00C136F4">
      <w:pPr>
        <w:pStyle w:val="code"/>
      </w:pPr>
      <w:r>
        <w:t>sai_object_id bridge2</w:t>
      </w:r>
    </w:p>
    <w:p w14:paraId="27D2338E" w14:textId="77777777" w:rsidR="00C136F4" w:rsidRDefault="00C136F4" w:rsidP="00C136F4">
      <w:pPr>
        <w:pStyle w:val="code"/>
      </w:pPr>
    </w:p>
    <w:p w14:paraId="461094CB" w14:textId="77777777" w:rsidR="00C136F4" w:rsidRDefault="00C136F4" w:rsidP="00C136F4">
      <w:pPr>
        <w:pStyle w:val="code"/>
      </w:pPr>
      <w:r>
        <w:t>sai_attribute_t  bridge_attr_list[1];</w:t>
      </w:r>
    </w:p>
    <w:p w14:paraId="05291128" w14:textId="77777777" w:rsidR="00C136F4" w:rsidRDefault="00C136F4" w:rsidP="00C136F4">
      <w:pPr>
        <w:pStyle w:val="code"/>
      </w:pPr>
      <w:r>
        <w:t>bridge_attr_list[0].id=SAI_BRIDGE_ATTR_TYPE;</w:t>
      </w:r>
    </w:p>
    <w:p w14:paraId="1383E41B" w14:textId="77777777" w:rsidR="00C136F4" w:rsidRDefault="00C136F4" w:rsidP="00C136F4">
      <w:pPr>
        <w:pStyle w:val="code"/>
      </w:pPr>
      <w:r>
        <w:t>bridge_attr_list[0].value=SAI_BRIDGE</w:t>
      </w:r>
      <w:r w:rsidRPr="002343AB">
        <w:t>_TYPE_</w:t>
      </w:r>
      <w:r>
        <w:t>1D;</w:t>
      </w:r>
    </w:p>
    <w:p w14:paraId="45D2989B" w14:textId="77777777" w:rsidR="00C136F4" w:rsidRDefault="00C136F4" w:rsidP="00C136F4">
      <w:pPr>
        <w:pStyle w:val="code"/>
      </w:pPr>
    </w:p>
    <w:p w14:paraId="3B354003" w14:textId="77777777" w:rsidR="00C136F4" w:rsidRDefault="00C136F4" w:rsidP="00C136F4">
      <w:pPr>
        <w:pStyle w:val="code"/>
      </w:pPr>
      <w:r w:rsidRPr="0007558E">
        <w:t>sai_create_</w:t>
      </w:r>
      <w:r>
        <w:t>bridge_fn(&amp;bridge1,1,</w:t>
      </w:r>
      <w:r w:rsidRPr="002343AB">
        <w:t xml:space="preserve"> </w:t>
      </w:r>
      <w:r>
        <w:t>bridge_attr_list);</w:t>
      </w:r>
    </w:p>
    <w:p w14:paraId="04E5746E" w14:textId="77777777" w:rsidR="00C136F4" w:rsidRDefault="00C136F4" w:rsidP="00C136F4">
      <w:pPr>
        <w:pStyle w:val="code"/>
      </w:pPr>
      <w:r w:rsidRPr="0007558E">
        <w:t>sai_create_</w:t>
      </w:r>
      <w:r>
        <w:t>bridge_fn(&amp;bridge2,1,</w:t>
      </w:r>
      <w:r w:rsidRPr="002343AB">
        <w:t xml:space="preserve"> </w:t>
      </w:r>
      <w:r>
        <w:t>bridge_attr_list);</w:t>
      </w:r>
    </w:p>
    <w:p w14:paraId="71B0626B" w14:textId="77777777" w:rsidR="00C136F4" w:rsidRDefault="00C136F4" w:rsidP="00C136F4">
      <w:pPr>
        <w:pStyle w:val="code"/>
      </w:pPr>
    </w:p>
    <w:p w14:paraId="16BCA77F" w14:textId="77777777" w:rsidR="00C136F4" w:rsidRDefault="00C136F4" w:rsidP="00C136F4">
      <w:pPr>
        <w:pStyle w:val="code"/>
      </w:pPr>
      <w:r>
        <w:t>//create vports and add vport to bridge</w:t>
      </w:r>
    </w:p>
    <w:p w14:paraId="5E727A18" w14:textId="77777777" w:rsidR="00C136F4" w:rsidRDefault="00C136F4" w:rsidP="00C136F4">
      <w:pPr>
        <w:pStyle w:val="code"/>
      </w:pPr>
      <w:r>
        <w:t>sai_object_id vport3.7,vport3.6,vport4.16.vport4.17;</w:t>
      </w:r>
    </w:p>
    <w:p w14:paraId="68C2C515" w14:textId="77777777" w:rsidR="00C136F4" w:rsidRDefault="00C136F4" w:rsidP="00C136F4">
      <w:pPr>
        <w:pStyle w:val="code"/>
      </w:pPr>
    </w:p>
    <w:p w14:paraId="130F92B8" w14:textId="77777777" w:rsidR="00C136F4" w:rsidRDefault="00C136F4" w:rsidP="00C136F4">
      <w:pPr>
        <w:pStyle w:val="code"/>
      </w:pPr>
      <w:r>
        <w:t xml:space="preserve"> sai_attribute_t  vport_attr_list[4];</w:t>
      </w:r>
    </w:p>
    <w:p w14:paraId="577C5962" w14:textId="77777777" w:rsidR="00C136F4" w:rsidRDefault="00C136F4" w:rsidP="00C136F4">
      <w:pPr>
        <w:pStyle w:val="code"/>
      </w:pPr>
      <w:r>
        <w:t>vport_attr_list[0].id=</w:t>
      </w:r>
      <w:r w:rsidRPr="00C136F4">
        <w:t xml:space="preserve"> </w:t>
      </w:r>
      <w:r>
        <w:t>SAI_BRIDEG_PORT_ATTR_TYPE;</w:t>
      </w:r>
    </w:p>
    <w:p w14:paraId="587DFBD0" w14:textId="77777777" w:rsidR="00C136F4" w:rsidRDefault="00C136F4" w:rsidP="00C136F4">
      <w:pPr>
        <w:pStyle w:val="code"/>
      </w:pPr>
      <w:r>
        <w:t>vport_attr_list[0].value=SAI_BRIDGE_PORT_TYPE_SUB_PORT;</w:t>
      </w:r>
    </w:p>
    <w:p w14:paraId="74323406" w14:textId="77777777" w:rsidR="00C136F4" w:rsidRDefault="00C136F4" w:rsidP="00C136F4">
      <w:pPr>
        <w:pStyle w:val="code"/>
      </w:pPr>
    </w:p>
    <w:p w14:paraId="4502C5BD" w14:textId="77777777" w:rsidR="00C136F4" w:rsidRDefault="00C136F4" w:rsidP="00C136F4">
      <w:pPr>
        <w:pStyle w:val="code"/>
      </w:pPr>
      <w:r>
        <w:t>vport_attr_list[1].id=</w:t>
      </w:r>
      <w:r w:rsidRPr="00C136F4">
        <w:t xml:space="preserve"> </w:t>
      </w:r>
      <w:r>
        <w:t>SAI_BRIDGE_PORT_ATTR_PORT_ID;</w:t>
      </w:r>
    </w:p>
    <w:p w14:paraId="1668AB5F" w14:textId="77777777" w:rsidR="00C136F4" w:rsidRDefault="00C136F4" w:rsidP="00C136F4">
      <w:pPr>
        <w:pStyle w:val="code"/>
      </w:pPr>
      <w:r>
        <w:t>vport_attr_list[1].value=port3;</w:t>
      </w:r>
    </w:p>
    <w:p w14:paraId="48830878" w14:textId="77777777" w:rsidR="00C136F4" w:rsidRDefault="00C136F4" w:rsidP="00C136F4">
      <w:pPr>
        <w:pStyle w:val="code"/>
      </w:pPr>
      <w:r>
        <w:t xml:space="preserve"> </w:t>
      </w:r>
    </w:p>
    <w:p w14:paraId="65E8BCD5" w14:textId="77777777" w:rsidR="00C136F4" w:rsidRDefault="00C136F4" w:rsidP="00C136F4">
      <w:pPr>
        <w:pStyle w:val="code"/>
      </w:pPr>
      <w:r>
        <w:t>vport_attr_list[2].id=</w:t>
      </w:r>
      <w:r w:rsidRPr="00C136F4">
        <w:t xml:space="preserve"> </w:t>
      </w:r>
      <w:r>
        <w:t>SAI_BRIDGE_PORT_ATTR_VLAN_ID;</w:t>
      </w:r>
    </w:p>
    <w:p w14:paraId="2CA11E08" w14:textId="77777777" w:rsidR="00C136F4" w:rsidRDefault="00C136F4" w:rsidP="00C136F4">
      <w:pPr>
        <w:pStyle w:val="code"/>
      </w:pPr>
      <w:r>
        <w:t>vport_attr_list[2].value=vlan7;</w:t>
      </w:r>
    </w:p>
    <w:p w14:paraId="3C09ECE7" w14:textId="77777777" w:rsidR="00C136F4" w:rsidRDefault="00C136F4" w:rsidP="00C136F4">
      <w:pPr>
        <w:pStyle w:val="code"/>
      </w:pPr>
    </w:p>
    <w:p w14:paraId="63D22525" w14:textId="77777777" w:rsidR="00C136F4" w:rsidRDefault="00C136F4" w:rsidP="00C136F4">
      <w:pPr>
        <w:pStyle w:val="code"/>
      </w:pPr>
      <w:r>
        <w:t>vport_attr_list[3].id=</w:t>
      </w:r>
      <w:r w:rsidRPr="00C136F4">
        <w:t xml:space="preserve"> </w:t>
      </w:r>
      <w:r>
        <w:t>SAI_BRIDGE_PORT_ATTR_BRIDGE_ID;</w:t>
      </w:r>
    </w:p>
    <w:p w14:paraId="0FE7E45F" w14:textId="77777777" w:rsidR="00C136F4" w:rsidRDefault="00C136F4" w:rsidP="00C136F4">
      <w:pPr>
        <w:pStyle w:val="code"/>
      </w:pPr>
      <w:r>
        <w:t>vport_attr_list[3].value=bridge1;</w:t>
      </w:r>
    </w:p>
    <w:p w14:paraId="4E30C184" w14:textId="77777777" w:rsidR="00C136F4" w:rsidRDefault="00C136F4" w:rsidP="00C136F4">
      <w:pPr>
        <w:pStyle w:val="code"/>
      </w:pPr>
    </w:p>
    <w:p w14:paraId="3F7CB6DA" w14:textId="77777777" w:rsidR="00C136F4" w:rsidRDefault="00C136F4" w:rsidP="00032E04">
      <w:pPr>
        <w:pStyle w:val="code"/>
      </w:pPr>
      <w:r w:rsidRPr="0007558E">
        <w:t>sai_create_</w:t>
      </w:r>
      <w:r w:rsidR="00032E04">
        <w:t>bridge_port</w:t>
      </w:r>
      <w:r>
        <w:t>_fn(&amp;vport3.7,4,</w:t>
      </w:r>
      <w:r w:rsidRPr="002343AB">
        <w:t xml:space="preserve"> </w:t>
      </w:r>
      <w:r>
        <w:t>vport_attr_list);</w:t>
      </w:r>
    </w:p>
    <w:p w14:paraId="2E7F9121" w14:textId="77777777" w:rsidR="00C136F4" w:rsidRDefault="00C136F4" w:rsidP="00C136F4">
      <w:pPr>
        <w:pStyle w:val="code"/>
      </w:pPr>
    </w:p>
    <w:p w14:paraId="6EEF60D9" w14:textId="77777777" w:rsidR="00C136F4" w:rsidRDefault="00C136F4" w:rsidP="00C136F4">
      <w:pPr>
        <w:pStyle w:val="code"/>
      </w:pPr>
    </w:p>
    <w:p w14:paraId="70635812" w14:textId="77777777" w:rsidR="00C136F4" w:rsidRDefault="00C136F4" w:rsidP="00C136F4">
      <w:pPr>
        <w:pStyle w:val="code"/>
      </w:pPr>
      <w:r>
        <w:t>vport_attr_list[0].id=</w:t>
      </w:r>
      <w:r w:rsidRPr="00C136F4">
        <w:t xml:space="preserve"> </w:t>
      </w:r>
      <w:r>
        <w:t>SAI_BRIDEG_PORT_ATTR_TYPE;</w:t>
      </w:r>
    </w:p>
    <w:p w14:paraId="2E369277" w14:textId="77777777" w:rsidR="00C136F4" w:rsidRDefault="00C136F4" w:rsidP="00C136F4">
      <w:pPr>
        <w:pStyle w:val="code"/>
      </w:pPr>
      <w:r>
        <w:t>vport_attr_list[0].value=SAI_BRIDGE_PORT_TYPE_SUB_PORT;</w:t>
      </w:r>
    </w:p>
    <w:p w14:paraId="7E9DB6AB" w14:textId="77777777" w:rsidR="00C136F4" w:rsidRDefault="00C136F4" w:rsidP="00C136F4">
      <w:pPr>
        <w:pStyle w:val="code"/>
      </w:pPr>
    </w:p>
    <w:p w14:paraId="0375BD5A" w14:textId="77777777" w:rsidR="00C136F4" w:rsidRDefault="00C136F4" w:rsidP="00C136F4">
      <w:pPr>
        <w:pStyle w:val="code"/>
      </w:pPr>
      <w:r>
        <w:t>vport_attr_list[1].id=</w:t>
      </w:r>
      <w:r w:rsidRPr="00C136F4">
        <w:t xml:space="preserve"> </w:t>
      </w:r>
      <w:r>
        <w:t>SAI_BRIDGE_PORT_ATTR_PORT_ID;</w:t>
      </w:r>
    </w:p>
    <w:p w14:paraId="56EDE9A7" w14:textId="77777777" w:rsidR="00C136F4" w:rsidRDefault="00C136F4" w:rsidP="00C136F4">
      <w:pPr>
        <w:pStyle w:val="code"/>
      </w:pPr>
      <w:r>
        <w:t>vport_attr_list[1].value=port3;</w:t>
      </w:r>
    </w:p>
    <w:p w14:paraId="0029A235" w14:textId="77777777" w:rsidR="00C136F4" w:rsidRDefault="00C136F4" w:rsidP="00C136F4">
      <w:pPr>
        <w:pStyle w:val="code"/>
      </w:pPr>
      <w:r>
        <w:t xml:space="preserve"> </w:t>
      </w:r>
    </w:p>
    <w:p w14:paraId="58408C5E" w14:textId="77777777" w:rsidR="00C136F4" w:rsidRDefault="00C136F4" w:rsidP="00C136F4">
      <w:pPr>
        <w:pStyle w:val="code"/>
      </w:pPr>
      <w:r>
        <w:t>vport_attr_list[2].id=</w:t>
      </w:r>
      <w:r w:rsidRPr="00C136F4">
        <w:t xml:space="preserve"> </w:t>
      </w:r>
      <w:r>
        <w:t>SAI_BRIDGE_PORT_ATTR_VLAN_ID;</w:t>
      </w:r>
    </w:p>
    <w:p w14:paraId="3F55C612" w14:textId="77777777" w:rsidR="00C136F4" w:rsidRDefault="00C136F4" w:rsidP="00C136F4">
      <w:pPr>
        <w:pStyle w:val="code"/>
      </w:pPr>
      <w:r>
        <w:t>vport_attr_list[2].value=vlan6;</w:t>
      </w:r>
    </w:p>
    <w:p w14:paraId="589C732F" w14:textId="77777777" w:rsidR="00C136F4" w:rsidRDefault="00C136F4" w:rsidP="00C136F4">
      <w:pPr>
        <w:pStyle w:val="code"/>
      </w:pPr>
    </w:p>
    <w:p w14:paraId="04FBB954" w14:textId="77777777" w:rsidR="00C136F4" w:rsidRDefault="00C136F4" w:rsidP="00C136F4">
      <w:pPr>
        <w:pStyle w:val="code"/>
      </w:pPr>
      <w:r>
        <w:t>vport_attr_list[3].id=</w:t>
      </w:r>
      <w:r w:rsidRPr="00C136F4">
        <w:t xml:space="preserve"> </w:t>
      </w:r>
      <w:r>
        <w:t>SAI_BRIDGE_PORT_ATTR_BRIDGE_ID;</w:t>
      </w:r>
    </w:p>
    <w:p w14:paraId="48018A88" w14:textId="77777777" w:rsidR="00C136F4" w:rsidRDefault="00C43CFD" w:rsidP="00C136F4">
      <w:pPr>
        <w:pStyle w:val="code"/>
      </w:pPr>
      <w:r>
        <w:t>vport_attr_list[3].value=bridge2</w:t>
      </w:r>
      <w:r w:rsidR="00C136F4">
        <w:t>;</w:t>
      </w:r>
    </w:p>
    <w:p w14:paraId="7E2C5407" w14:textId="77777777" w:rsidR="00C136F4" w:rsidRDefault="00C136F4" w:rsidP="00C136F4">
      <w:pPr>
        <w:pStyle w:val="code"/>
      </w:pPr>
    </w:p>
    <w:p w14:paraId="05A07B78" w14:textId="77777777" w:rsidR="00C136F4" w:rsidRDefault="00C136F4" w:rsidP="00032E04">
      <w:pPr>
        <w:pStyle w:val="code"/>
      </w:pPr>
      <w:r w:rsidRPr="0007558E">
        <w:t>sai_create_</w:t>
      </w:r>
      <w:r w:rsidR="00032E04">
        <w:t>bridge_port</w:t>
      </w:r>
      <w:r>
        <w:t>_fn(&amp;vport3.6,4,</w:t>
      </w:r>
      <w:r w:rsidRPr="002343AB">
        <w:t xml:space="preserve"> </w:t>
      </w:r>
      <w:r>
        <w:t>vport_attr_list);</w:t>
      </w:r>
    </w:p>
    <w:p w14:paraId="78AD65DC" w14:textId="77777777" w:rsidR="00C136F4" w:rsidRDefault="00C136F4" w:rsidP="00C136F4">
      <w:pPr>
        <w:pStyle w:val="code"/>
      </w:pPr>
      <w:r>
        <w:t>//create rif  …</w:t>
      </w:r>
    </w:p>
    <w:p w14:paraId="2F299CC3" w14:textId="77777777" w:rsidR="00C136F4" w:rsidRDefault="00C136F4" w:rsidP="00C136F4">
      <w:pPr>
        <w:pStyle w:val="code"/>
      </w:pPr>
      <w:r>
        <w:t>sai_object_id bridge1_rif,</w:t>
      </w:r>
      <w:r w:rsidRPr="00C136F4">
        <w:t xml:space="preserve"> </w:t>
      </w:r>
      <w:r>
        <w:t>bridge2_rif;</w:t>
      </w:r>
    </w:p>
    <w:p w14:paraId="6A6FB7C8" w14:textId="77777777" w:rsidR="00C136F4" w:rsidRDefault="00C136F4" w:rsidP="00C136F4">
      <w:pPr>
        <w:pStyle w:val="code"/>
      </w:pPr>
    </w:p>
    <w:p w14:paraId="5AEA76C8" w14:textId="77777777" w:rsidR="00C136F4" w:rsidRDefault="00C136F4" w:rsidP="00C136F4">
      <w:pPr>
        <w:pStyle w:val="code"/>
      </w:pPr>
      <w:r>
        <w:t>sai_attribute_t  rif_attr_list[2];</w:t>
      </w:r>
    </w:p>
    <w:p w14:paraId="6FDBAB8C" w14:textId="77777777" w:rsidR="00C136F4" w:rsidRDefault="00C136F4" w:rsidP="00C136F4">
      <w:pPr>
        <w:pStyle w:val="code"/>
      </w:pPr>
      <w:r>
        <w:t>rif_attr_list[0].id=</w:t>
      </w:r>
      <w:r w:rsidRPr="00C136F4">
        <w:t xml:space="preserve"> </w:t>
      </w:r>
      <w:r>
        <w:t>SAI_ROUTER_INTERFACE_ATTR_TYPE;</w:t>
      </w:r>
    </w:p>
    <w:p w14:paraId="59511258" w14:textId="77777777" w:rsidR="00C136F4" w:rsidRDefault="00C136F4" w:rsidP="00C136F4">
      <w:pPr>
        <w:pStyle w:val="code"/>
      </w:pPr>
      <w:r>
        <w:t>rif_attr_list[0].value=</w:t>
      </w:r>
      <w:r w:rsidRPr="003342F3">
        <w:rPr>
          <w:b/>
          <w:bCs/>
        </w:rPr>
        <w:t>SAI_ROUTER_INTERFACE_TYPE_BRIDGE</w:t>
      </w:r>
      <w:r>
        <w:t>;</w:t>
      </w:r>
    </w:p>
    <w:p w14:paraId="163996CF" w14:textId="77777777" w:rsidR="00C136F4" w:rsidRDefault="00C136F4" w:rsidP="00C136F4">
      <w:pPr>
        <w:pStyle w:val="code"/>
      </w:pPr>
    </w:p>
    <w:p w14:paraId="3A5B38B3" w14:textId="77777777" w:rsidR="00C136F4" w:rsidRDefault="00C136F4" w:rsidP="00C136F4">
      <w:pPr>
        <w:pStyle w:val="code"/>
      </w:pPr>
      <w:r>
        <w:t>rif_attr_list[1].id=</w:t>
      </w:r>
      <w:r w:rsidRPr="00C136F4">
        <w:t xml:space="preserve"> </w:t>
      </w:r>
      <w:r>
        <w:t>SAI_ROUTER_INTERFACE_ATTR_VIRTUAL_ROUTER_ID;</w:t>
      </w:r>
    </w:p>
    <w:p w14:paraId="589AF907" w14:textId="77777777" w:rsidR="00C136F4" w:rsidRDefault="00C136F4" w:rsidP="00C136F4">
      <w:pPr>
        <w:pStyle w:val="code"/>
      </w:pPr>
      <w:r>
        <w:t>rif_attr_list[1].value=</w:t>
      </w:r>
      <w:r>
        <w:rPr>
          <w:b/>
          <w:bCs/>
        </w:rPr>
        <w:t>VRF_default</w:t>
      </w:r>
      <w:r>
        <w:t>;</w:t>
      </w:r>
    </w:p>
    <w:p w14:paraId="4C505EC1" w14:textId="77777777" w:rsidR="00C136F4" w:rsidRDefault="00C136F4" w:rsidP="00C136F4">
      <w:pPr>
        <w:pStyle w:val="code"/>
      </w:pPr>
    </w:p>
    <w:p w14:paraId="424FEA74" w14:textId="77777777" w:rsidR="00C136F4" w:rsidRDefault="00C136F4" w:rsidP="00C136F4">
      <w:pPr>
        <w:pStyle w:val="code"/>
      </w:pPr>
      <w:r w:rsidRPr="0007558E">
        <w:t>sai_create_</w:t>
      </w:r>
      <w:r>
        <w:t>router_if_fn(&amp;bridge1_rif,2,</w:t>
      </w:r>
      <w:r w:rsidRPr="002343AB">
        <w:t xml:space="preserve"> </w:t>
      </w:r>
      <w:r>
        <w:t>rif_attr_list);</w:t>
      </w:r>
    </w:p>
    <w:p w14:paraId="0EE243E7" w14:textId="77777777" w:rsidR="00C136F4" w:rsidRDefault="00C136F4" w:rsidP="00C136F4">
      <w:pPr>
        <w:pStyle w:val="code"/>
      </w:pPr>
    </w:p>
    <w:p w14:paraId="1953ADA4" w14:textId="77777777" w:rsidR="00C136F4" w:rsidRDefault="00C136F4" w:rsidP="00C136F4">
      <w:pPr>
        <w:pStyle w:val="code"/>
      </w:pPr>
      <w:r>
        <w:t>rif_attr_list[0].id=</w:t>
      </w:r>
      <w:r w:rsidRPr="00C136F4">
        <w:t xml:space="preserve"> </w:t>
      </w:r>
      <w:r>
        <w:t>SAI_ROUTER_INTERFACE_ATTR_TYPE;</w:t>
      </w:r>
    </w:p>
    <w:p w14:paraId="3A393350" w14:textId="77777777" w:rsidR="00C136F4" w:rsidRDefault="00C136F4" w:rsidP="00C136F4">
      <w:pPr>
        <w:pStyle w:val="code"/>
      </w:pPr>
      <w:r>
        <w:t>rif_attr_list[0].value=</w:t>
      </w:r>
      <w:r w:rsidRPr="003342F3">
        <w:rPr>
          <w:b/>
          <w:bCs/>
        </w:rPr>
        <w:t>SAI_ROUTER_INTERFACE_TYPE_BRIDGE</w:t>
      </w:r>
      <w:r>
        <w:t>;</w:t>
      </w:r>
    </w:p>
    <w:p w14:paraId="3F724985" w14:textId="77777777" w:rsidR="00C136F4" w:rsidRDefault="00C136F4" w:rsidP="00C136F4">
      <w:pPr>
        <w:pStyle w:val="code"/>
      </w:pPr>
    </w:p>
    <w:p w14:paraId="1E7B5BC5" w14:textId="77777777" w:rsidR="00C136F4" w:rsidRDefault="00C136F4" w:rsidP="00C136F4">
      <w:pPr>
        <w:pStyle w:val="code"/>
      </w:pPr>
      <w:r>
        <w:t>rif_attr_list[1].id=</w:t>
      </w:r>
      <w:r w:rsidRPr="00C136F4">
        <w:t xml:space="preserve"> </w:t>
      </w:r>
      <w:r>
        <w:t>SAI_ROUTER_INTERFACE_ATTR_VIRTUAL_ROUTER_ID;</w:t>
      </w:r>
    </w:p>
    <w:p w14:paraId="7D7C4FFB" w14:textId="77777777" w:rsidR="00C136F4" w:rsidRDefault="00C136F4" w:rsidP="00C136F4">
      <w:pPr>
        <w:pStyle w:val="code"/>
      </w:pPr>
      <w:r>
        <w:t>rif_attr_list[1].value=</w:t>
      </w:r>
      <w:r>
        <w:rPr>
          <w:b/>
          <w:bCs/>
        </w:rPr>
        <w:t>VRF_default</w:t>
      </w:r>
      <w:r>
        <w:t>;</w:t>
      </w:r>
    </w:p>
    <w:p w14:paraId="251551F6" w14:textId="77777777" w:rsidR="00C136F4" w:rsidRDefault="00C136F4" w:rsidP="00C136F4">
      <w:pPr>
        <w:pStyle w:val="code"/>
      </w:pPr>
    </w:p>
    <w:p w14:paraId="3DF614EC" w14:textId="77777777" w:rsidR="00C136F4" w:rsidRDefault="00C136F4" w:rsidP="00C136F4">
      <w:pPr>
        <w:pStyle w:val="code"/>
      </w:pPr>
      <w:r w:rsidRPr="0007558E">
        <w:t>sai_create_</w:t>
      </w:r>
      <w:r>
        <w:t>router_if_fn(&amp;bridge2_rif,2,</w:t>
      </w:r>
      <w:r w:rsidRPr="002343AB">
        <w:t xml:space="preserve"> </w:t>
      </w:r>
      <w:r>
        <w:t>rif_attr_list);</w:t>
      </w:r>
    </w:p>
    <w:p w14:paraId="248D714F" w14:textId="77777777" w:rsidR="00C136F4" w:rsidRDefault="00C136F4" w:rsidP="00C136F4">
      <w:pPr>
        <w:pStyle w:val="code"/>
      </w:pPr>
    </w:p>
    <w:p w14:paraId="6140B9CA" w14:textId="77777777" w:rsidR="00C136F4" w:rsidRDefault="00C136F4" w:rsidP="00C136F4">
      <w:pPr>
        <w:pStyle w:val="code"/>
      </w:pPr>
    </w:p>
    <w:p w14:paraId="0B246F46" w14:textId="77777777" w:rsidR="00C136F4" w:rsidRDefault="00C136F4" w:rsidP="00C136F4">
      <w:pPr>
        <w:pStyle w:val="code"/>
      </w:pPr>
      <w:r>
        <w:t xml:space="preserve">//create bridge router port &amp; add interface to bridge (connect the RIF to the bridge) </w:t>
      </w:r>
    </w:p>
    <w:p w14:paraId="0FCD91B2" w14:textId="77777777" w:rsidR="00C136F4" w:rsidRDefault="00C136F4" w:rsidP="00C136F4">
      <w:pPr>
        <w:pStyle w:val="code"/>
      </w:pPr>
    </w:p>
    <w:p w14:paraId="5C5B1528" w14:textId="77777777" w:rsidR="00C136F4" w:rsidRDefault="00C136F4" w:rsidP="00C136F4">
      <w:pPr>
        <w:pStyle w:val="code"/>
      </w:pPr>
      <w:r>
        <w:t>sai_object_id bridge1_rport,bridge2_rport;</w:t>
      </w:r>
    </w:p>
    <w:p w14:paraId="2D4781EA" w14:textId="77777777" w:rsidR="00C136F4" w:rsidRDefault="00C136F4" w:rsidP="00C136F4">
      <w:pPr>
        <w:pStyle w:val="code"/>
      </w:pPr>
    </w:p>
    <w:p w14:paraId="2B4FB471" w14:textId="77777777" w:rsidR="00C136F4" w:rsidRDefault="00C136F4" w:rsidP="00C136F4">
      <w:pPr>
        <w:pStyle w:val="code"/>
      </w:pPr>
      <w:r>
        <w:t>vport_attr_list[0].id=</w:t>
      </w:r>
      <w:r w:rsidRPr="00C136F4">
        <w:t xml:space="preserve"> </w:t>
      </w:r>
      <w:r>
        <w:t>SAI_BRIDEG_PORT_ATTR_TYPE;</w:t>
      </w:r>
    </w:p>
    <w:p w14:paraId="2BCA2300" w14:textId="77777777" w:rsidR="00C136F4" w:rsidRDefault="00C136F4" w:rsidP="00C136F4">
      <w:pPr>
        <w:pStyle w:val="code"/>
      </w:pPr>
      <w:r>
        <w:t>vport_attr_list[0].value=</w:t>
      </w:r>
      <w:r w:rsidRPr="002343AB">
        <w:t>SAI_BRIDGE_PORT_TYPE_1D_ROUTER</w:t>
      </w:r>
      <w:r>
        <w:t>;</w:t>
      </w:r>
    </w:p>
    <w:p w14:paraId="04AD8993" w14:textId="77777777" w:rsidR="00C136F4" w:rsidRDefault="00C136F4" w:rsidP="00C136F4">
      <w:pPr>
        <w:pStyle w:val="code"/>
      </w:pPr>
    </w:p>
    <w:p w14:paraId="10838653" w14:textId="77777777" w:rsidR="00C136F4" w:rsidRDefault="00C136F4" w:rsidP="00C136F4">
      <w:pPr>
        <w:pStyle w:val="code"/>
      </w:pPr>
      <w:r>
        <w:t>vport_attr_list[1].id=</w:t>
      </w:r>
      <w:r w:rsidRPr="00C136F4">
        <w:t xml:space="preserve"> </w:t>
      </w:r>
      <w:r>
        <w:t>SAI_BRIDGE_PORT_ATTR_RIF_ID;</w:t>
      </w:r>
    </w:p>
    <w:p w14:paraId="20C4E14A" w14:textId="77777777" w:rsidR="00C136F4" w:rsidRDefault="00C136F4" w:rsidP="00C136F4">
      <w:pPr>
        <w:pStyle w:val="code"/>
      </w:pPr>
      <w:r>
        <w:t>vport_attr_list[1].value=bridge1_rif;</w:t>
      </w:r>
    </w:p>
    <w:p w14:paraId="3C03A422" w14:textId="77777777" w:rsidR="00C136F4" w:rsidRDefault="00C136F4" w:rsidP="00C136F4">
      <w:pPr>
        <w:pStyle w:val="code"/>
      </w:pPr>
      <w:r>
        <w:t xml:space="preserve"> </w:t>
      </w:r>
    </w:p>
    <w:p w14:paraId="72BC746E" w14:textId="77777777" w:rsidR="00C136F4" w:rsidRDefault="00C136F4" w:rsidP="00C136F4">
      <w:pPr>
        <w:pStyle w:val="code"/>
      </w:pPr>
      <w:r>
        <w:t>vport_attr_list[2].id=</w:t>
      </w:r>
      <w:r w:rsidRPr="00C136F4">
        <w:t xml:space="preserve"> </w:t>
      </w:r>
      <w:r>
        <w:t>SAI_BRIDGE_PORT_ATTR_BRIDGE_ID;</w:t>
      </w:r>
    </w:p>
    <w:p w14:paraId="42CB961F" w14:textId="77777777" w:rsidR="00C136F4" w:rsidRDefault="00C136F4" w:rsidP="00C136F4">
      <w:pPr>
        <w:pStyle w:val="code"/>
      </w:pPr>
      <w:r>
        <w:t>vport_attr_list[2].value=bridge1;</w:t>
      </w:r>
    </w:p>
    <w:p w14:paraId="174B0E56" w14:textId="77777777" w:rsidR="00C136F4" w:rsidRDefault="00C136F4" w:rsidP="00C136F4">
      <w:pPr>
        <w:pStyle w:val="code"/>
      </w:pPr>
    </w:p>
    <w:p w14:paraId="3571C260" w14:textId="77777777" w:rsidR="00C136F4" w:rsidRDefault="00C136F4" w:rsidP="00032E04">
      <w:pPr>
        <w:pStyle w:val="code"/>
      </w:pPr>
      <w:r w:rsidRPr="0007558E">
        <w:t>sai_create_</w:t>
      </w:r>
      <w:r w:rsidR="00032E04">
        <w:t>bridge_port</w:t>
      </w:r>
      <w:r>
        <w:t>_fn(&amp;bridge1_rport,3,</w:t>
      </w:r>
      <w:r w:rsidRPr="002343AB">
        <w:t xml:space="preserve"> </w:t>
      </w:r>
      <w:r>
        <w:t>vport_attr_list);</w:t>
      </w:r>
    </w:p>
    <w:p w14:paraId="683A9B23" w14:textId="77777777" w:rsidR="00C136F4" w:rsidRDefault="00C136F4" w:rsidP="00C136F4">
      <w:pPr>
        <w:pStyle w:val="code"/>
      </w:pPr>
    </w:p>
    <w:p w14:paraId="2B5E8BBF" w14:textId="77777777" w:rsidR="00C136F4" w:rsidRDefault="00C136F4" w:rsidP="00C136F4">
      <w:pPr>
        <w:pStyle w:val="code"/>
      </w:pPr>
      <w:r>
        <w:t>vport_attr_list[0].id=</w:t>
      </w:r>
      <w:r w:rsidRPr="00C136F4">
        <w:t xml:space="preserve"> </w:t>
      </w:r>
      <w:r>
        <w:t>SAI_BRIDEG_PORT_ATTR_TYPE;</w:t>
      </w:r>
    </w:p>
    <w:p w14:paraId="6523E5CB" w14:textId="77777777" w:rsidR="00C136F4" w:rsidRDefault="00C136F4" w:rsidP="00C136F4">
      <w:pPr>
        <w:pStyle w:val="code"/>
      </w:pPr>
      <w:r>
        <w:t>vport_attr_list[0].value=</w:t>
      </w:r>
      <w:r w:rsidRPr="002343AB">
        <w:t>SAI_BRIDGE_PORT_TYPE_1D_ROUTER</w:t>
      </w:r>
      <w:r>
        <w:t>;</w:t>
      </w:r>
    </w:p>
    <w:p w14:paraId="2D337A8F" w14:textId="77777777" w:rsidR="00C136F4" w:rsidRDefault="00C136F4" w:rsidP="00C136F4">
      <w:pPr>
        <w:pStyle w:val="code"/>
      </w:pPr>
    </w:p>
    <w:p w14:paraId="2AF18350" w14:textId="77777777" w:rsidR="00C136F4" w:rsidRDefault="00C136F4" w:rsidP="00C136F4">
      <w:pPr>
        <w:pStyle w:val="code"/>
      </w:pPr>
      <w:r>
        <w:t>vport_attr_list[1].id=</w:t>
      </w:r>
      <w:r w:rsidRPr="00C136F4">
        <w:t xml:space="preserve"> </w:t>
      </w:r>
      <w:r>
        <w:t>SAI_BRIDGE_PORT_ATTR_RIF_ID;</w:t>
      </w:r>
    </w:p>
    <w:p w14:paraId="0E4752DB" w14:textId="77777777" w:rsidR="00C136F4" w:rsidRDefault="00C136F4" w:rsidP="00C136F4">
      <w:pPr>
        <w:pStyle w:val="code"/>
      </w:pPr>
      <w:r>
        <w:t>vport_attr_list[1].value=bridge2_rif;</w:t>
      </w:r>
    </w:p>
    <w:p w14:paraId="61425746" w14:textId="77777777" w:rsidR="00C136F4" w:rsidRDefault="00C136F4" w:rsidP="00C136F4">
      <w:pPr>
        <w:pStyle w:val="code"/>
      </w:pPr>
      <w:r>
        <w:t xml:space="preserve"> </w:t>
      </w:r>
    </w:p>
    <w:p w14:paraId="491B0FB7" w14:textId="77777777" w:rsidR="00C136F4" w:rsidRDefault="00C136F4" w:rsidP="00C136F4">
      <w:pPr>
        <w:pStyle w:val="code"/>
      </w:pPr>
      <w:r>
        <w:t>vport_attr_list[2].id=</w:t>
      </w:r>
      <w:r w:rsidRPr="00C136F4">
        <w:t xml:space="preserve"> </w:t>
      </w:r>
      <w:r>
        <w:t>SAI_BRIDGE_PORT_ATTR_BRIDGE_ID;</w:t>
      </w:r>
    </w:p>
    <w:p w14:paraId="2E36BFEA" w14:textId="77777777" w:rsidR="00C136F4" w:rsidRDefault="00C136F4" w:rsidP="00C136F4">
      <w:pPr>
        <w:pStyle w:val="code"/>
      </w:pPr>
      <w:r>
        <w:t>vport_attr_list[2].value=bridge1;</w:t>
      </w:r>
    </w:p>
    <w:p w14:paraId="056D4516" w14:textId="77777777" w:rsidR="00C136F4" w:rsidRDefault="00C136F4" w:rsidP="00C136F4">
      <w:pPr>
        <w:pStyle w:val="code"/>
      </w:pPr>
    </w:p>
    <w:p w14:paraId="4BFFFEA2" w14:textId="77777777" w:rsidR="00C136F4" w:rsidRDefault="00C136F4" w:rsidP="00032E04">
      <w:pPr>
        <w:pStyle w:val="code"/>
      </w:pPr>
      <w:r w:rsidRPr="0007558E">
        <w:t>sai_create_</w:t>
      </w:r>
      <w:r w:rsidR="00032E04">
        <w:t>bridge_port</w:t>
      </w:r>
      <w:r>
        <w:t>_fn(&amp;bridge2_rport,3,</w:t>
      </w:r>
      <w:r w:rsidRPr="002343AB">
        <w:t xml:space="preserve"> </w:t>
      </w:r>
      <w:r>
        <w:t>vport_attr_list);</w:t>
      </w:r>
    </w:p>
    <w:p w14:paraId="36D87C0C" w14:textId="77777777" w:rsidR="00C136F4" w:rsidRDefault="00C136F4" w:rsidP="00C136F4">
      <w:pPr>
        <w:pStyle w:val="code"/>
      </w:pPr>
    </w:p>
    <w:p w14:paraId="2A1BA11E" w14:textId="77777777" w:rsidR="00CF0378" w:rsidRDefault="00C136F4" w:rsidP="00CF0378">
      <w:pPr>
        <w:pStyle w:val="code"/>
      </w:pPr>
      <w:r>
        <w:t xml:space="preserve">//create the Vxlan tunnel </w:t>
      </w:r>
    </w:p>
    <w:p w14:paraId="0100BDB1" w14:textId="77777777" w:rsidR="00CF0378" w:rsidRDefault="00CF0378" w:rsidP="00CF0378">
      <w:pPr>
        <w:pStyle w:val="code"/>
      </w:pPr>
      <w:r>
        <w:t>//Create underlay VRF</w:t>
      </w:r>
    </w:p>
    <w:p w14:paraId="1479CED9" w14:textId="77777777" w:rsidR="00CF0378" w:rsidRDefault="00CF0378" w:rsidP="00CF0378">
      <w:pPr>
        <w:pStyle w:val="code"/>
      </w:pPr>
      <w:r>
        <w:t>sai_object_id VRF_underlay;</w:t>
      </w:r>
    </w:p>
    <w:p w14:paraId="2001205E" w14:textId="77777777" w:rsidR="00CF0378" w:rsidRDefault="00CF0378" w:rsidP="00CF0378">
      <w:pPr>
        <w:pStyle w:val="code"/>
      </w:pPr>
      <w:r>
        <w:t xml:space="preserve">… (VRF creataion flow ) </w:t>
      </w:r>
    </w:p>
    <w:p w14:paraId="66438AB4" w14:textId="77777777" w:rsidR="00CF0378" w:rsidRDefault="00CF0378" w:rsidP="00CF0378">
      <w:pPr>
        <w:pStyle w:val="code"/>
      </w:pPr>
      <w:r>
        <w:lastRenderedPageBreak/>
        <w:t xml:space="preserve">//Create vxlan RIF </w:t>
      </w:r>
    </w:p>
    <w:p w14:paraId="482D07B3" w14:textId="77777777" w:rsidR="00CF0378" w:rsidRDefault="00CF0378" w:rsidP="00CF0378">
      <w:pPr>
        <w:pStyle w:val="code"/>
      </w:pPr>
      <w:r>
        <w:t>sai_object_id underlay_rif;</w:t>
      </w:r>
    </w:p>
    <w:p w14:paraId="028D3A31" w14:textId="77777777" w:rsidR="00CF0378" w:rsidRDefault="00CF0378" w:rsidP="00CF0378">
      <w:pPr>
        <w:pStyle w:val="code"/>
      </w:pPr>
    </w:p>
    <w:p w14:paraId="7EFE2D4F" w14:textId="77777777" w:rsidR="00CF0378" w:rsidRDefault="00CF0378" w:rsidP="00CF0378">
      <w:pPr>
        <w:pStyle w:val="code"/>
      </w:pPr>
      <w:r>
        <w:t>sai_attribute_t  rif_attr_list[2];</w:t>
      </w:r>
    </w:p>
    <w:p w14:paraId="781D22CA" w14:textId="77777777" w:rsidR="00CF0378" w:rsidRDefault="00CF0378" w:rsidP="00CF0378">
      <w:pPr>
        <w:pStyle w:val="code"/>
      </w:pPr>
      <w:r>
        <w:t>rif_attr_list[0].id=</w:t>
      </w:r>
      <w:r w:rsidRPr="00C136F4">
        <w:t xml:space="preserve"> </w:t>
      </w:r>
      <w:r>
        <w:t>SAI_ROUTER_INTERFACE_ATTR_TYPE;</w:t>
      </w:r>
    </w:p>
    <w:p w14:paraId="10CC904E" w14:textId="77777777" w:rsidR="00CF0378" w:rsidRDefault="00CF0378" w:rsidP="00CF0378">
      <w:pPr>
        <w:pStyle w:val="code"/>
      </w:pPr>
      <w:r>
        <w:t>rif_attr_list[0].value=SAI_ROUTER_INTERFACE_TYPE_LOOPBACK;</w:t>
      </w:r>
    </w:p>
    <w:p w14:paraId="12C8A9A0" w14:textId="77777777" w:rsidR="00CF0378" w:rsidRDefault="00CF0378" w:rsidP="00CF0378">
      <w:pPr>
        <w:pStyle w:val="code"/>
      </w:pPr>
    </w:p>
    <w:p w14:paraId="372015D3" w14:textId="77777777" w:rsidR="00CF0378" w:rsidRDefault="00CF0378" w:rsidP="00CF0378">
      <w:pPr>
        <w:pStyle w:val="code"/>
      </w:pPr>
      <w:r>
        <w:t>rif_attr_list[1].id=</w:t>
      </w:r>
      <w:r w:rsidRPr="00C136F4">
        <w:t xml:space="preserve"> </w:t>
      </w:r>
      <w:r>
        <w:t>SAI_ROUTER_INTERFACE_ATTR_VIRTUAL_ROUTER_ID;</w:t>
      </w:r>
    </w:p>
    <w:p w14:paraId="64F20A0E" w14:textId="77777777" w:rsidR="00CF0378" w:rsidRDefault="00CF0378" w:rsidP="00CF0378">
      <w:pPr>
        <w:pStyle w:val="code"/>
      </w:pPr>
      <w:r>
        <w:t>rif_attr_list[1].value=</w:t>
      </w:r>
      <w:r>
        <w:rPr>
          <w:b/>
          <w:bCs/>
        </w:rPr>
        <w:t>VRF_</w:t>
      </w:r>
      <w:r>
        <w:t>underlay;</w:t>
      </w:r>
    </w:p>
    <w:p w14:paraId="3478A316" w14:textId="77777777" w:rsidR="00CF0378" w:rsidRDefault="00CF0378" w:rsidP="00CF0378">
      <w:pPr>
        <w:pStyle w:val="code"/>
      </w:pPr>
    </w:p>
    <w:p w14:paraId="13156154" w14:textId="77777777" w:rsidR="00CF0378" w:rsidRDefault="00CF0378" w:rsidP="00CF0378">
      <w:pPr>
        <w:pStyle w:val="code"/>
      </w:pPr>
      <w:r w:rsidRPr="0007558E">
        <w:t>sai_create_</w:t>
      </w:r>
      <w:r>
        <w:t>router_if_fn(&amp;vxlan_RIF,2,</w:t>
      </w:r>
      <w:r w:rsidRPr="002343AB">
        <w:t xml:space="preserve"> </w:t>
      </w:r>
      <w:r>
        <w:t>rif_attr_list);</w:t>
      </w:r>
    </w:p>
    <w:p w14:paraId="3643A14B" w14:textId="77777777" w:rsidR="00CF0378" w:rsidRDefault="00CF0378" w:rsidP="00CF0378">
      <w:pPr>
        <w:pStyle w:val="code"/>
      </w:pPr>
    </w:p>
    <w:p w14:paraId="5B8F828D" w14:textId="77777777" w:rsidR="00CF0378" w:rsidRDefault="00CF0378" w:rsidP="00CF0378">
      <w:pPr>
        <w:pStyle w:val="code"/>
      </w:pPr>
      <w:r>
        <w:t xml:space="preserve">//create tunnel </w:t>
      </w:r>
    </w:p>
    <w:p w14:paraId="2B903FEE" w14:textId="77777777" w:rsidR="00CF0378" w:rsidRDefault="00CF0378" w:rsidP="00CF0378">
      <w:pPr>
        <w:pStyle w:val="code"/>
      </w:pPr>
      <w:r>
        <w:t>sai_object_id vxlan_tunnel;</w:t>
      </w:r>
    </w:p>
    <w:p w14:paraId="57F145BB" w14:textId="77777777" w:rsidR="00CF0378" w:rsidRDefault="00CF0378" w:rsidP="00CF0378">
      <w:pPr>
        <w:pStyle w:val="code"/>
      </w:pPr>
    </w:p>
    <w:p w14:paraId="5E0D0095" w14:textId="77777777" w:rsidR="00CF0378" w:rsidRDefault="00CF0378" w:rsidP="00CF0378">
      <w:pPr>
        <w:pStyle w:val="code"/>
      </w:pPr>
      <w:r>
        <w:t>sai</w:t>
      </w:r>
      <w:r w:rsidR="001E102E">
        <w:t>_attribute_t  tunnel_attr_list[4</w:t>
      </w:r>
      <w:r>
        <w:t>];</w:t>
      </w:r>
    </w:p>
    <w:p w14:paraId="33DC3251" w14:textId="77777777" w:rsidR="00CF0378" w:rsidRDefault="00CF0378" w:rsidP="00CF0378">
      <w:pPr>
        <w:pStyle w:val="code"/>
      </w:pPr>
      <w:r>
        <w:t>tunnel_attr_list[0].id=</w:t>
      </w:r>
      <w:r w:rsidRPr="00CF0378">
        <w:t xml:space="preserve"> </w:t>
      </w:r>
      <w:ins w:id="355" w:author="Matty Kadosh" w:date="2015-09-21T16:58:00Z">
        <w:r>
          <w:t>SAI_</w:t>
        </w:r>
      </w:ins>
      <w:ins w:id="356" w:author="Matty Kadosh" w:date="2015-09-21T17:17:00Z">
        <w:r>
          <w:t>TUNNEL</w:t>
        </w:r>
      </w:ins>
      <w:ins w:id="357" w:author="Matty Kadosh" w:date="2015-09-21T16:58:00Z">
        <w:r>
          <w:t>_ATTR_TYPE</w:t>
        </w:r>
      </w:ins>
      <w:r>
        <w:t>;</w:t>
      </w:r>
    </w:p>
    <w:p w14:paraId="21830D44" w14:textId="77777777" w:rsidR="00CF0378" w:rsidRDefault="001E102E" w:rsidP="00CF0378">
      <w:pPr>
        <w:pStyle w:val="code"/>
      </w:pPr>
      <w:r>
        <w:t>tunnel</w:t>
      </w:r>
      <w:r w:rsidR="00CF0378">
        <w:t>_attr_list[0].value=</w:t>
      </w:r>
      <w:r w:rsidR="00CF0378" w:rsidRPr="00CF0378">
        <w:t xml:space="preserve"> </w:t>
      </w:r>
      <w:ins w:id="358" w:author="Matty Kadosh" w:date="2015-09-21T17:20:00Z">
        <w:r w:rsidR="00CF0378" w:rsidRPr="006D31A4">
          <w:t>SAI_TUNNEL_VXLAN</w:t>
        </w:r>
      </w:ins>
      <w:r w:rsidR="00CF0378">
        <w:t>;</w:t>
      </w:r>
    </w:p>
    <w:p w14:paraId="3BA0BA40" w14:textId="77777777" w:rsidR="00CF0378" w:rsidRDefault="00CF0378" w:rsidP="00CF0378">
      <w:pPr>
        <w:pStyle w:val="code"/>
      </w:pPr>
    </w:p>
    <w:p w14:paraId="20160D35" w14:textId="77777777" w:rsidR="00CF0378" w:rsidRDefault="001E102E" w:rsidP="00CF0378">
      <w:pPr>
        <w:pStyle w:val="code"/>
      </w:pPr>
      <w:r>
        <w:t>tunnel</w:t>
      </w:r>
      <w:r w:rsidR="00CF0378">
        <w:t>_attr_list[1].id=</w:t>
      </w:r>
      <w:r w:rsidRPr="001E102E">
        <w:t xml:space="preserve"> </w:t>
      </w:r>
      <w:ins w:id="359" w:author="Matty Kadosh" w:date="2015-09-21T17:23:00Z">
        <w:r>
          <w:t>SAI_TUNNEL_UNDERLAY</w:t>
        </w:r>
      </w:ins>
      <w:ins w:id="360" w:author="Matty Kadosh" w:date="2015-09-21T17:24:00Z">
        <w:r>
          <w:t>_INTERFACE</w:t>
        </w:r>
      </w:ins>
      <w:r w:rsidR="00CF0378">
        <w:t>;</w:t>
      </w:r>
    </w:p>
    <w:p w14:paraId="09056992" w14:textId="77777777" w:rsidR="00CF0378" w:rsidRDefault="001E102E" w:rsidP="00CF0378">
      <w:pPr>
        <w:pStyle w:val="code"/>
      </w:pPr>
      <w:r>
        <w:t>tunnel</w:t>
      </w:r>
      <w:r w:rsidR="00CF0378">
        <w:t>_attr_list[1].value=</w:t>
      </w:r>
      <w:r>
        <w:t>underlay_rif</w:t>
      </w:r>
      <w:r w:rsidR="00CF0378">
        <w:t>;</w:t>
      </w:r>
    </w:p>
    <w:p w14:paraId="2FAFCC2C" w14:textId="77777777" w:rsidR="001E102E" w:rsidRDefault="001E102E" w:rsidP="00CF0378">
      <w:pPr>
        <w:pStyle w:val="code"/>
      </w:pPr>
    </w:p>
    <w:p w14:paraId="06388E6D" w14:textId="77777777" w:rsidR="001E102E" w:rsidRDefault="001E102E" w:rsidP="001E102E">
      <w:pPr>
        <w:pStyle w:val="code"/>
      </w:pPr>
      <w:r>
        <w:t>tunnel_attr_list[2].id=</w:t>
      </w:r>
      <w:r w:rsidRPr="001E102E">
        <w:t xml:space="preserve"> </w:t>
      </w:r>
      <w:ins w:id="361" w:author="Matty Kadosh" w:date="2015-09-21T16:58:00Z">
        <w:r>
          <w:t>SAI_</w:t>
        </w:r>
      </w:ins>
      <w:ins w:id="362" w:author="Matty Kadosh" w:date="2015-09-21T18:16:00Z">
        <w:r>
          <w:t>TUNNEL_IP_VER</w:t>
        </w:r>
      </w:ins>
      <w:r>
        <w:t>;</w:t>
      </w:r>
    </w:p>
    <w:p w14:paraId="42BCA84A" w14:textId="77777777" w:rsidR="001E102E" w:rsidRDefault="001E102E" w:rsidP="001E102E">
      <w:pPr>
        <w:pStyle w:val="code"/>
      </w:pPr>
      <w:r>
        <w:t>tunnel_attr_list[2].value=ipv4;</w:t>
      </w:r>
    </w:p>
    <w:p w14:paraId="5A90FDAA" w14:textId="77777777" w:rsidR="001E102E" w:rsidRDefault="001E102E" w:rsidP="00CF0378">
      <w:pPr>
        <w:pStyle w:val="code"/>
      </w:pPr>
    </w:p>
    <w:p w14:paraId="07605A59" w14:textId="77777777" w:rsidR="001E102E" w:rsidRDefault="001E102E" w:rsidP="001E102E">
      <w:pPr>
        <w:pStyle w:val="code"/>
      </w:pPr>
      <w:r>
        <w:t>tunnel_attr_list[3].id=</w:t>
      </w:r>
      <w:r w:rsidRPr="001E102E">
        <w:t xml:space="preserve"> </w:t>
      </w:r>
      <w:ins w:id="363" w:author="Matty Kadosh" w:date="2015-09-21T18:24:00Z">
        <w:r>
          <w:t>SAI_TUNNEL_SRC_IP</w:t>
        </w:r>
      </w:ins>
      <w:r>
        <w:t>;</w:t>
      </w:r>
    </w:p>
    <w:p w14:paraId="1676B7EA" w14:textId="77777777" w:rsidR="001E102E" w:rsidRDefault="001E102E" w:rsidP="001E102E">
      <w:pPr>
        <w:pStyle w:val="code"/>
      </w:pPr>
      <w:r>
        <w:t>tunnel_attr_list[3].value=1.1.1.1;</w:t>
      </w:r>
    </w:p>
    <w:p w14:paraId="637A4C98" w14:textId="77777777" w:rsidR="0021042C" w:rsidRDefault="0021042C" w:rsidP="001E102E">
      <w:pPr>
        <w:pStyle w:val="code"/>
      </w:pPr>
    </w:p>
    <w:p w14:paraId="65D95316" w14:textId="77777777" w:rsidR="0021042C" w:rsidRDefault="0021042C" w:rsidP="001E102E">
      <w:pPr>
        <w:pStyle w:val="code"/>
      </w:pPr>
      <w:r>
        <w:t>s</w:t>
      </w:r>
      <w:r w:rsidRPr="0007558E">
        <w:t>ai_create_</w:t>
      </w:r>
      <w:r>
        <w:t>tunnel_fn(&amp;vxlan_tunnel,4,</w:t>
      </w:r>
      <w:r w:rsidRPr="002343AB">
        <w:t xml:space="preserve"> </w:t>
      </w:r>
      <w:r>
        <w:t>tunnel_attr_list);</w:t>
      </w:r>
    </w:p>
    <w:p w14:paraId="5D555419" w14:textId="77777777" w:rsidR="0021042C" w:rsidRDefault="0021042C" w:rsidP="001E102E">
      <w:pPr>
        <w:pStyle w:val="code"/>
      </w:pPr>
    </w:p>
    <w:p w14:paraId="2D882C82" w14:textId="77777777" w:rsidR="0021042C" w:rsidRDefault="0021042C" w:rsidP="001E102E">
      <w:pPr>
        <w:pStyle w:val="code"/>
      </w:pPr>
      <w:r>
        <w:t>//create tunne</w:t>
      </w:r>
      <w:r w:rsidR="00FE26C0">
        <w:t>l</w:t>
      </w:r>
      <w:r>
        <w:t xml:space="preserve"> bridge ports a</w:t>
      </w:r>
      <w:r w:rsidR="00FE26C0">
        <w:t>n</w:t>
      </w:r>
      <w:r>
        <w:t xml:space="preserve">d add ports to bridge </w:t>
      </w:r>
    </w:p>
    <w:p w14:paraId="5C204081" w14:textId="77777777" w:rsidR="0021042C" w:rsidRDefault="0021042C" w:rsidP="0021042C">
      <w:pPr>
        <w:pStyle w:val="code"/>
      </w:pPr>
    </w:p>
    <w:p w14:paraId="5C57876D" w14:textId="77777777" w:rsidR="0021042C" w:rsidRDefault="0021042C" w:rsidP="0021042C">
      <w:pPr>
        <w:pStyle w:val="code"/>
      </w:pPr>
      <w:r>
        <w:t>sai_object_id bridge1_tport,bridge2_tport;</w:t>
      </w:r>
    </w:p>
    <w:p w14:paraId="24F35663" w14:textId="77777777" w:rsidR="0021042C" w:rsidRDefault="0021042C" w:rsidP="0021042C">
      <w:pPr>
        <w:pStyle w:val="code"/>
      </w:pPr>
    </w:p>
    <w:p w14:paraId="2645DC1F" w14:textId="77777777" w:rsidR="0021042C" w:rsidRDefault="0021042C" w:rsidP="0021042C">
      <w:pPr>
        <w:pStyle w:val="code"/>
      </w:pPr>
      <w:r>
        <w:t>vport_attr_list[0].id=</w:t>
      </w:r>
      <w:r w:rsidRPr="00C136F4">
        <w:t xml:space="preserve"> </w:t>
      </w:r>
      <w:r>
        <w:t>SAI_BRIDEG_PORT_ATTR_TYPE;</w:t>
      </w:r>
    </w:p>
    <w:p w14:paraId="611A6807" w14:textId="77777777" w:rsidR="0021042C" w:rsidRDefault="0021042C" w:rsidP="0021042C">
      <w:pPr>
        <w:pStyle w:val="code"/>
      </w:pPr>
      <w:r>
        <w:t>vport_attr_list[0].value=SAI_BRIDGE_PORT_TYPE_TUNNEL;</w:t>
      </w:r>
    </w:p>
    <w:p w14:paraId="4D15BB6B" w14:textId="77777777" w:rsidR="0021042C" w:rsidRDefault="0021042C" w:rsidP="0021042C">
      <w:pPr>
        <w:pStyle w:val="code"/>
      </w:pPr>
    </w:p>
    <w:p w14:paraId="55C3E0C5" w14:textId="77777777" w:rsidR="0021042C" w:rsidRDefault="0021042C" w:rsidP="0021042C">
      <w:pPr>
        <w:pStyle w:val="code"/>
      </w:pPr>
      <w:r>
        <w:t>vport_attr_list[1].id=</w:t>
      </w:r>
      <w:r w:rsidRPr="00C136F4">
        <w:t xml:space="preserve"> </w:t>
      </w:r>
      <w:r>
        <w:t>SAI_BRIDGE_PORT_ATTR_TUNNEL_ID;</w:t>
      </w:r>
    </w:p>
    <w:p w14:paraId="5692CACB" w14:textId="77777777" w:rsidR="0021042C" w:rsidRDefault="0021042C" w:rsidP="0021042C">
      <w:pPr>
        <w:pStyle w:val="code"/>
      </w:pPr>
      <w:r>
        <w:t>vport_attr_list[1].value=</w:t>
      </w:r>
      <w:r w:rsidRPr="0021042C">
        <w:t xml:space="preserve"> </w:t>
      </w:r>
      <w:r>
        <w:t>vxlan_tunnel;</w:t>
      </w:r>
    </w:p>
    <w:p w14:paraId="587AB6CB" w14:textId="77777777" w:rsidR="0021042C" w:rsidRDefault="0021042C" w:rsidP="0021042C">
      <w:pPr>
        <w:pStyle w:val="code"/>
      </w:pPr>
      <w:r>
        <w:t xml:space="preserve"> </w:t>
      </w:r>
    </w:p>
    <w:p w14:paraId="76C37CE8" w14:textId="77777777" w:rsidR="0021042C" w:rsidRDefault="0021042C" w:rsidP="0021042C">
      <w:pPr>
        <w:pStyle w:val="code"/>
      </w:pPr>
      <w:r>
        <w:t>vport_attr_list[2].id=</w:t>
      </w:r>
      <w:r w:rsidRPr="00C136F4">
        <w:t xml:space="preserve"> </w:t>
      </w:r>
      <w:r>
        <w:t>SAI_BRIDGE_PORT_ATTR_BRIDGE_ID;</w:t>
      </w:r>
    </w:p>
    <w:p w14:paraId="449BD774" w14:textId="77777777" w:rsidR="0021042C" w:rsidRDefault="0021042C" w:rsidP="0021042C">
      <w:pPr>
        <w:pStyle w:val="code"/>
      </w:pPr>
      <w:r>
        <w:t>vport_attr_list[2].value=bridge1;</w:t>
      </w:r>
    </w:p>
    <w:p w14:paraId="29A54AB1" w14:textId="77777777" w:rsidR="0021042C" w:rsidRDefault="0021042C" w:rsidP="0021042C">
      <w:pPr>
        <w:pStyle w:val="code"/>
      </w:pPr>
    </w:p>
    <w:p w14:paraId="452F4211" w14:textId="77777777" w:rsidR="0021042C" w:rsidRDefault="0021042C" w:rsidP="000245FF">
      <w:pPr>
        <w:pStyle w:val="code"/>
      </w:pPr>
      <w:r w:rsidRPr="0007558E">
        <w:t>sai_create_</w:t>
      </w:r>
      <w:r w:rsidR="000245FF">
        <w:t>bridge_port</w:t>
      </w:r>
      <w:r>
        <w:t>_fn(&amp;bridge1_tport,3,</w:t>
      </w:r>
      <w:r w:rsidRPr="002343AB">
        <w:t xml:space="preserve"> </w:t>
      </w:r>
      <w:r>
        <w:t>vport_attr_list);</w:t>
      </w:r>
    </w:p>
    <w:p w14:paraId="410650E1" w14:textId="77777777" w:rsidR="0021042C" w:rsidRDefault="0021042C" w:rsidP="0021042C">
      <w:pPr>
        <w:pStyle w:val="code"/>
      </w:pPr>
    </w:p>
    <w:p w14:paraId="2A59A540" w14:textId="77777777" w:rsidR="0021042C" w:rsidRDefault="0021042C" w:rsidP="0021042C">
      <w:pPr>
        <w:pStyle w:val="code"/>
      </w:pPr>
      <w:r>
        <w:t>vport_attr_list[0].id=</w:t>
      </w:r>
      <w:r w:rsidRPr="00C136F4">
        <w:t xml:space="preserve"> </w:t>
      </w:r>
      <w:r>
        <w:t>SAI_BRIDEG_PORT_ATTR_TYPE;</w:t>
      </w:r>
    </w:p>
    <w:p w14:paraId="4C25561A" w14:textId="77777777" w:rsidR="0021042C" w:rsidRDefault="0021042C" w:rsidP="0021042C">
      <w:pPr>
        <w:pStyle w:val="code"/>
      </w:pPr>
      <w:r>
        <w:t>vport_attr_list[0].value=SAI_BRIDGE_PORT_TYPE_TUNNEL;</w:t>
      </w:r>
    </w:p>
    <w:p w14:paraId="4F64F2B8" w14:textId="77777777" w:rsidR="0021042C" w:rsidRDefault="0021042C" w:rsidP="0021042C">
      <w:pPr>
        <w:pStyle w:val="code"/>
      </w:pPr>
    </w:p>
    <w:p w14:paraId="6EC05D6C" w14:textId="77777777" w:rsidR="0021042C" w:rsidRDefault="0021042C" w:rsidP="0021042C">
      <w:pPr>
        <w:pStyle w:val="code"/>
      </w:pPr>
      <w:r>
        <w:t>vport_attr_list[1].id=</w:t>
      </w:r>
      <w:r w:rsidRPr="00C136F4">
        <w:t xml:space="preserve"> </w:t>
      </w:r>
      <w:r>
        <w:t>SAI_BRIDGE_PORT_ATTR_TUNNEL_ID;</w:t>
      </w:r>
    </w:p>
    <w:p w14:paraId="64CCFD9B" w14:textId="77777777" w:rsidR="0021042C" w:rsidRDefault="0021042C" w:rsidP="0021042C">
      <w:pPr>
        <w:pStyle w:val="code"/>
      </w:pPr>
      <w:r>
        <w:t>vport_attr_list[1].value=vxlan_tunnel;</w:t>
      </w:r>
    </w:p>
    <w:p w14:paraId="272A0970" w14:textId="77777777" w:rsidR="0021042C" w:rsidRDefault="0021042C" w:rsidP="0021042C">
      <w:pPr>
        <w:pStyle w:val="code"/>
      </w:pPr>
      <w:r>
        <w:t xml:space="preserve"> </w:t>
      </w:r>
    </w:p>
    <w:p w14:paraId="12B8D745" w14:textId="77777777" w:rsidR="0021042C" w:rsidRDefault="0021042C" w:rsidP="0021042C">
      <w:pPr>
        <w:pStyle w:val="code"/>
      </w:pPr>
      <w:r>
        <w:t>vport_attr_list[2].id=</w:t>
      </w:r>
      <w:r w:rsidRPr="00C136F4">
        <w:t xml:space="preserve"> </w:t>
      </w:r>
      <w:r>
        <w:t>SAI_BRIDGE_PORT_ATTR_BRIDGE_ID;</w:t>
      </w:r>
    </w:p>
    <w:p w14:paraId="582733C7" w14:textId="77777777" w:rsidR="0021042C" w:rsidRDefault="0021042C" w:rsidP="0021042C">
      <w:pPr>
        <w:pStyle w:val="code"/>
      </w:pPr>
      <w:r>
        <w:t>vport_attr_list[2].value=bridge2;</w:t>
      </w:r>
    </w:p>
    <w:p w14:paraId="72FA3E98" w14:textId="77777777" w:rsidR="0021042C" w:rsidRDefault="0021042C" w:rsidP="0021042C">
      <w:pPr>
        <w:pStyle w:val="code"/>
      </w:pPr>
    </w:p>
    <w:p w14:paraId="05403D3E" w14:textId="77777777" w:rsidR="0021042C" w:rsidRDefault="0021042C" w:rsidP="000245FF">
      <w:pPr>
        <w:pStyle w:val="code"/>
      </w:pPr>
      <w:r w:rsidRPr="0007558E">
        <w:t>sai_create_</w:t>
      </w:r>
      <w:r w:rsidR="000245FF">
        <w:t>bridge_port</w:t>
      </w:r>
      <w:r>
        <w:t>_fn(&amp;bridge2_tport,3,</w:t>
      </w:r>
      <w:r w:rsidRPr="002343AB">
        <w:t xml:space="preserve"> </w:t>
      </w:r>
      <w:r>
        <w:t>vport_attr_list);</w:t>
      </w:r>
    </w:p>
    <w:p w14:paraId="0C7A15EB" w14:textId="77777777" w:rsidR="0021042C" w:rsidRDefault="0021042C" w:rsidP="001E102E">
      <w:pPr>
        <w:pStyle w:val="code"/>
      </w:pPr>
    </w:p>
    <w:p w14:paraId="42A79A29" w14:textId="77777777" w:rsidR="0021042C" w:rsidRDefault="0021042C" w:rsidP="0021042C">
      <w:pPr>
        <w:pStyle w:val="code"/>
      </w:pPr>
      <w:r>
        <w:t xml:space="preserve">// update the encap and decap tunnel mapper </w:t>
      </w:r>
    </w:p>
    <w:p w14:paraId="32D1DCCE" w14:textId="77777777" w:rsidR="0021042C" w:rsidRPr="0021042C" w:rsidRDefault="0021042C" w:rsidP="0021042C">
      <w:pPr>
        <w:pStyle w:val="code"/>
      </w:pPr>
      <w:r w:rsidRPr="0021042C">
        <w:t>sai_attribute_t  tunnel_mapper_attr;</w:t>
      </w:r>
    </w:p>
    <w:p w14:paraId="3810905F" w14:textId="77777777" w:rsidR="001E102E" w:rsidRPr="0021042C" w:rsidRDefault="0021042C" w:rsidP="0021042C">
      <w:pPr>
        <w:pStyle w:val="code"/>
      </w:pPr>
      <w:r w:rsidRPr="0021042C">
        <w:t>tunnel_mapper_attr.id</w:t>
      </w:r>
      <w:r w:rsidR="001E102E" w:rsidRPr="0021042C">
        <w:t>= SAI_TUNNEL_DECAP_MAPPER;</w:t>
      </w:r>
    </w:p>
    <w:p w14:paraId="6E7F5590" w14:textId="77777777" w:rsidR="0021042C" w:rsidRPr="0021042C" w:rsidRDefault="0021042C" w:rsidP="0021042C">
      <w:pPr>
        <w:pStyle w:val="code"/>
      </w:pPr>
      <w:r w:rsidRPr="0021042C">
        <w:t>tunnel_mapper_attr</w:t>
      </w:r>
      <w:r w:rsidR="001E102E" w:rsidRPr="0021042C">
        <w:t>.value={type-SAI_TUNNEL_MAP_TYPE_VNI_TO_BRIDGE_IF</w:t>
      </w:r>
    </w:p>
    <w:p w14:paraId="26027957" w14:textId="77777777" w:rsidR="001E102E" w:rsidRPr="0021042C" w:rsidRDefault="001E102E" w:rsidP="0021042C">
      <w:pPr>
        <w:pStyle w:val="code"/>
      </w:pPr>
      <w:r w:rsidRPr="0021042C">
        <w:t xml:space="preserve"> </w:t>
      </w:r>
      <w:r w:rsidR="0021042C">
        <w:t xml:space="preserve">                          </w:t>
      </w:r>
      <w:r w:rsidRPr="0021042C">
        <w:t>map { vni1-&gt;</w:t>
      </w:r>
      <w:r w:rsidR="0021042C" w:rsidRPr="0021042C">
        <w:t xml:space="preserve"> bridge1_tport</w:t>
      </w:r>
    </w:p>
    <w:p w14:paraId="47F5B42E" w14:textId="77777777" w:rsidR="0021042C" w:rsidRPr="0021042C" w:rsidRDefault="0021042C" w:rsidP="0021042C">
      <w:pPr>
        <w:pStyle w:val="code"/>
      </w:pPr>
      <w:r w:rsidRPr="0021042C">
        <w:t xml:space="preserve">       </w:t>
      </w:r>
      <w:r>
        <w:t xml:space="preserve">                    </w:t>
      </w:r>
      <w:r w:rsidRPr="0021042C">
        <w:t>vni2-&gt; bridge2_tport}</w:t>
      </w:r>
    </w:p>
    <w:p w14:paraId="380E1DAE" w14:textId="77777777" w:rsidR="001E102E" w:rsidRDefault="001E102E" w:rsidP="001E102E">
      <w:pPr>
        <w:pStyle w:val="code"/>
      </w:pPr>
    </w:p>
    <w:p w14:paraId="1095754E" w14:textId="77777777" w:rsidR="00421A73" w:rsidRDefault="00421A73" w:rsidP="001E102E">
      <w:pPr>
        <w:pStyle w:val="code"/>
      </w:pPr>
      <w:ins w:id="364" w:author="Matty Kadosh" w:date="2015-09-07T19:21:00Z">
        <w:r>
          <w:t>sai_set_</w:t>
        </w:r>
      </w:ins>
      <w:ins w:id="365" w:author="Matty Kadosh" w:date="2015-09-21T19:16:00Z">
        <w:r>
          <w:t>tunnel</w:t>
        </w:r>
      </w:ins>
      <w:ins w:id="366" w:author="Matty Kadosh" w:date="2015-09-07T19:21:00Z">
        <w:r>
          <w:t>_attribute_fn</w:t>
        </w:r>
      </w:ins>
      <w:r>
        <w:t>(vxlan_tunnel,&amp;</w:t>
      </w:r>
      <w:r w:rsidRPr="0021042C">
        <w:t>tunnel_mapper_attr</w:t>
      </w:r>
      <w:r>
        <w:t>);</w:t>
      </w:r>
    </w:p>
    <w:p w14:paraId="50C1E3B0" w14:textId="77777777" w:rsidR="00421A73" w:rsidRDefault="00421A73" w:rsidP="001E102E">
      <w:pPr>
        <w:pStyle w:val="code"/>
      </w:pPr>
    </w:p>
    <w:p w14:paraId="3948B32D" w14:textId="77777777" w:rsidR="00421A73" w:rsidRPr="0021042C" w:rsidRDefault="00421A73" w:rsidP="00421A73">
      <w:pPr>
        <w:pStyle w:val="code"/>
      </w:pPr>
      <w:r w:rsidRPr="0021042C">
        <w:t xml:space="preserve">tunnel_mapper_attr.id= </w:t>
      </w:r>
      <w:r>
        <w:t>SAI_TUNNEL_EN</w:t>
      </w:r>
      <w:r w:rsidRPr="0021042C">
        <w:t>CAP_MAPPER;</w:t>
      </w:r>
    </w:p>
    <w:p w14:paraId="350E8FD4" w14:textId="77777777" w:rsidR="00421A73" w:rsidRPr="0021042C" w:rsidRDefault="00421A73" w:rsidP="00421A73">
      <w:pPr>
        <w:pStyle w:val="code"/>
      </w:pPr>
      <w:r w:rsidRPr="0021042C">
        <w:t>tunnel_mapper_attr.value={type-</w:t>
      </w:r>
      <w:r w:rsidRPr="00421A73">
        <w:t xml:space="preserve"> </w:t>
      </w:r>
      <w:r>
        <w:t>SAI_TUNNEL_MAP_TYPE_BRIDGE_IF_TO_VNI</w:t>
      </w:r>
    </w:p>
    <w:p w14:paraId="0AB080A0" w14:textId="77777777" w:rsidR="00421A73" w:rsidRPr="0021042C" w:rsidRDefault="00421A73" w:rsidP="00421A73">
      <w:pPr>
        <w:pStyle w:val="code"/>
      </w:pPr>
      <w:r w:rsidRPr="0021042C">
        <w:t xml:space="preserve"> </w:t>
      </w:r>
      <w:r>
        <w:t xml:space="preserve">                          map { </w:t>
      </w:r>
      <w:r w:rsidRPr="0021042C">
        <w:t>bridge1_tport</w:t>
      </w:r>
      <w:r>
        <w:t>-&gt;nvi1</w:t>
      </w:r>
    </w:p>
    <w:p w14:paraId="30432DFA" w14:textId="77777777" w:rsidR="00421A73" w:rsidRPr="0021042C" w:rsidRDefault="00421A73" w:rsidP="00421A73">
      <w:pPr>
        <w:pStyle w:val="code"/>
      </w:pPr>
      <w:r w:rsidRPr="0021042C">
        <w:lastRenderedPageBreak/>
        <w:t xml:space="preserve">       </w:t>
      </w:r>
      <w:r>
        <w:t xml:space="preserve">                          </w:t>
      </w:r>
      <w:r w:rsidRPr="0021042C">
        <w:t>bridge2_tport</w:t>
      </w:r>
      <w:r>
        <w:t>-&gt;vni2</w:t>
      </w:r>
      <w:r w:rsidRPr="0021042C">
        <w:t>}</w:t>
      </w:r>
    </w:p>
    <w:p w14:paraId="1C479DF9" w14:textId="77777777" w:rsidR="00421A73" w:rsidRDefault="00421A73" w:rsidP="00421A73">
      <w:pPr>
        <w:pStyle w:val="code"/>
      </w:pPr>
    </w:p>
    <w:p w14:paraId="02841E3F" w14:textId="77777777" w:rsidR="00421A73" w:rsidRDefault="00421A73" w:rsidP="00421A73">
      <w:pPr>
        <w:pStyle w:val="code"/>
      </w:pPr>
      <w:ins w:id="367" w:author="Matty Kadosh" w:date="2015-09-07T19:21:00Z">
        <w:r>
          <w:t>sai_set_</w:t>
        </w:r>
      </w:ins>
      <w:ins w:id="368" w:author="Matty Kadosh" w:date="2015-09-21T19:16:00Z">
        <w:r>
          <w:t>tunnel</w:t>
        </w:r>
      </w:ins>
      <w:ins w:id="369" w:author="Matty Kadosh" w:date="2015-09-07T19:21:00Z">
        <w:r>
          <w:t>_attribute_fn</w:t>
        </w:r>
      </w:ins>
      <w:r>
        <w:t>(vxlan_tunnel,&amp;</w:t>
      </w:r>
      <w:r w:rsidRPr="0021042C">
        <w:t>tunnel_mapper_attr</w:t>
      </w:r>
      <w:r>
        <w:t>);</w:t>
      </w:r>
    </w:p>
    <w:p w14:paraId="218900A0" w14:textId="77777777" w:rsidR="00421A73" w:rsidRDefault="00421A73" w:rsidP="001E102E">
      <w:pPr>
        <w:pStyle w:val="code"/>
      </w:pPr>
    </w:p>
    <w:p w14:paraId="1FE9B446" w14:textId="77777777" w:rsidR="001E102E" w:rsidRDefault="001E102E" w:rsidP="001E102E">
      <w:pPr>
        <w:pStyle w:val="code"/>
      </w:pPr>
    </w:p>
    <w:p w14:paraId="63B5AA1C" w14:textId="77777777" w:rsidR="00C136F4" w:rsidRDefault="00C136F4" w:rsidP="00C136F4">
      <w:pPr>
        <w:pStyle w:val="code"/>
      </w:pPr>
    </w:p>
    <w:p w14:paraId="323B9F69" w14:textId="45D9215F" w:rsidR="00420FC5" w:rsidRDefault="00E464ED">
      <w:pPr>
        <w:pStyle w:val="Heading2"/>
        <w:rPr>
          <w:ins w:id="370" w:author="Guohan Lu" w:date="2017-01-05T00:12:00Z"/>
        </w:rPr>
        <w:pPrChange w:id="371" w:author="Guohan Lu" w:date="2017-01-05T00:11:00Z">
          <w:pPr>
            <w:pStyle w:val="Heading1"/>
          </w:pPr>
        </w:pPrChange>
      </w:pPr>
      <w:bookmarkStart w:id="372" w:name="_Toc471401311"/>
      <w:ins w:id="373" w:author="Guohan Lu" w:date="2017-01-05T17:39:00Z">
        <w:r>
          <w:t>.1Q D</w:t>
        </w:r>
      </w:ins>
      <w:ins w:id="374" w:author="Guohan Lu" w:date="2017-01-05T00:12:00Z">
        <w:r w:rsidR="00420FC5">
          <w:t>efault configuration</w:t>
        </w:r>
        <w:bookmarkEnd w:id="372"/>
      </w:ins>
    </w:p>
    <w:p w14:paraId="547857B2" w14:textId="77777777" w:rsidR="00420FC5" w:rsidRDefault="00420FC5" w:rsidP="00420FC5">
      <w:pPr>
        <w:rPr>
          <w:ins w:id="375" w:author="Guohan Lu" w:date="2017-01-05T00:12:00Z"/>
          <w:rFonts w:ascii="Consolas" w:hAnsi="Consolas" w:cs="Consolas"/>
          <w:color w:val="000000"/>
          <w:sz w:val="19"/>
          <w:szCs w:val="19"/>
        </w:rPr>
      </w:pPr>
      <w:ins w:id="376" w:author="Guohan Lu" w:date="2017-01-05T00:12:00Z">
        <w:r>
          <w:t xml:space="preserve">The default .1Q router can be read by querying </w:t>
        </w:r>
        <w:r>
          <w:rPr>
            <w:rFonts w:ascii="Consolas" w:hAnsi="Consolas" w:cs="Consolas"/>
            <w:color w:val="000000"/>
            <w:sz w:val="19"/>
            <w:szCs w:val="19"/>
            <w:highlight w:val="white"/>
          </w:rPr>
          <w:t>SAI_SWITCH_ATTR_DEFAULT_1Q_BRIDGE_ID</w:t>
        </w:r>
      </w:ins>
    </w:p>
    <w:p w14:paraId="27C93968" w14:textId="77777777" w:rsidR="00420FC5" w:rsidRDefault="00420FC5" w:rsidP="00420FC5">
      <w:pPr>
        <w:rPr>
          <w:ins w:id="377" w:author="Guohan Lu" w:date="2017-01-05T00:12:00Z"/>
        </w:rPr>
      </w:pPr>
      <w:ins w:id="378" w:author="Guohan Lu" w:date="2017-01-05T00:12:00Z">
        <w:r>
          <w:t xml:space="preserve">For every port on system init, there is instance of bridge port connecting the port to the default .1Q bridge. The list of this bridge ports can be read by querying </w:t>
        </w:r>
        <w:r>
          <w:rPr>
            <w:rFonts w:ascii="Consolas" w:hAnsi="Consolas" w:cs="Consolas"/>
            <w:color w:val="000000"/>
            <w:sz w:val="19"/>
            <w:szCs w:val="19"/>
            <w:highlight w:val="white"/>
          </w:rPr>
          <w:t>SAI_BRIDGE_ATTR_PORT_LIST</w:t>
        </w:r>
        <w:r>
          <w:rPr>
            <w:rFonts w:ascii="Consolas" w:hAnsi="Consolas" w:cs="Consolas"/>
            <w:color w:val="000000"/>
            <w:sz w:val="19"/>
            <w:szCs w:val="19"/>
          </w:rPr>
          <w:t xml:space="preserve"> of the .1Q bridge instance.</w:t>
        </w:r>
      </w:ins>
    </w:p>
    <w:p w14:paraId="281F5122" w14:textId="1756F353" w:rsidR="00420FC5" w:rsidRDefault="00420FC5">
      <w:pPr>
        <w:rPr>
          <w:ins w:id="379" w:author="Guohan Lu" w:date="2017-01-05T18:01:00Z"/>
        </w:rPr>
        <w:pPrChange w:id="380" w:author="Guohan Lu" w:date="2017-01-05T00:12:00Z">
          <w:pPr>
            <w:pStyle w:val="Heading1"/>
          </w:pPr>
        </w:pPrChange>
      </w:pPr>
      <w:ins w:id="381" w:author="Guohan Lu" w:date="2017-01-05T00:14:00Z">
        <w:r>
          <w:t xml:space="preserve">Then, for each bridge port, </w:t>
        </w:r>
      </w:ins>
      <w:ins w:id="382" w:author="Guohan Lu" w:date="2017-01-05T00:15:00Z">
        <w:r>
          <w:t>we can query the SAI_BRIDGE_PORT_ATTR_PORT_ID to get the physical port ID that mapped to this bridge port.</w:t>
        </w:r>
      </w:ins>
    </w:p>
    <w:p w14:paraId="7DC17A36" w14:textId="41819BBE" w:rsidR="00EF1839" w:rsidRDefault="00EF1839">
      <w:pPr>
        <w:rPr>
          <w:ins w:id="383" w:author="Guohan Lu" w:date="2017-01-05T19:13:00Z"/>
        </w:rPr>
        <w:pPrChange w:id="384" w:author="Guohan Lu" w:date="2017-01-05T00:12:00Z">
          <w:pPr>
            <w:pStyle w:val="Heading1"/>
          </w:pPr>
        </w:pPrChange>
      </w:pPr>
    </w:p>
    <w:p w14:paraId="2440950D" w14:textId="0A6005E5" w:rsidR="00144909" w:rsidRDefault="00144909" w:rsidP="00390001">
      <w:pPr>
        <w:pStyle w:val="code"/>
        <w:rPr>
          <w:ins w:id="385" w:author="Guohan Lu" w:date="2017-01-05T18:18:00Z"/>
        </w:rPr>
        <w:pPrChange w:id="386" w:author="Guohan Lu" w:date="2017-01-05T19:17:00Z">
          <w:pPr>
            <w:pStyle w:val="Heading1"/>
          </w:pPr>
        </w:pPrChange>
      </w:pPr>
      <w:ins w:id="387" w:author="Guohan Lu" w:date="2017-01-05T19:13:00Z">
        <w:r>
          <w:t>// get default bridge id</w:t>
        </w:r>
      </w:ins>
    </w:p>
    <w:p w14:paraId="06A625F3" w14:textId="6C21B2A7" w:rsidR="00F26C2B" w:rsidRDefault="00F26C2B" w:rsidP="00390001">
      <w:pPr>
        <w:pStyle w:val="code"/>
        <w:rPr>
          <w:ins w:id="388" w:author="Guohan Lu" w:date="2017-01-05T19:11:00Z"/>
        </w:rPr>
        <w:pPrChange w:id="389" w:author="Guohan Lu" w:date="2017-01-05T19:17:00Z">
          <w:pPr>
            <w:pStyle w:val="Heading1"/>
          </w:pPr>
        </w:pPrChange>
      </w:pPr>
      <w:ins w:id="390" w:author="Guohan Lu" w:date="2017-01-05T18:18:00Z">
        <w:r>
          <w:t xml:space="preserve">sai_attribute_t </w:t>
        </w:r>
      </w:ins>
      <w:ins w:id="391" w:author="Guohan Lu" w:date="2017-01-05T19:12:00Z">
        <w:r w:rsidR="00144909">
          <w:t>switch_</w:t>
        </w:r>
      </w:ins>
      <w:ins w:id="392" w:author="Guohan Lu" w:date="2017-01-05T18:18:00Z">
        <w:r>
          <w:t>attr</w:t>
        </w:r>
      </w:ins>
      <w:ins w:id="393" w:author="Guohan Lu" w:date="2017-01-05T19:11:00Z">
        <w:r w:rsidR="00144909">
          <w:t>;</w:t>
        </w:r>
      </w:ins>
    </w:p>
    <w:p w14:paraId="0F140A1E" w14:textId="31060B7D" w:rsidR="00144909" w:rsidRDefault="00144909" w:rsidP="00390001">
      <w:pPr>
        <w:pStyle w:val="code"/>
        <w:rPr>
          <w:ins w:id="394" w:author="Guohan Lu" w:date="2017-01-05T18:01:00Z"/>
        </w:rPr>
        <w:pPrChange w:id="395" w:author="Guohan Lu" w:date="2017-01-05T19:17:00Z">
          <w:pPr>
            <w:pStyle w:val="Heading1"/>
          </w:pPr>
        </w:pPrChange>
      </w:pPr>
      <w:ins w:id="396" w:author="Guohan Lu" w:date="2017-01-05T19:12:00Z">
        <w:r>
          <w:t>switch_</w:t>
        </w:r>
      </w:ins>
      <w:ins w:id="397" w:author="Guohan Lu" w:date="2017-01-05T19:11:00Z">
        <w:r>
          <w:t xml:space="preserve">attr.id = </w:t>
        </w:r>
        <w:r w:rsidRPr="00390001">
          <w:rPr>
            <w:rPrChange w:id="398" w:author="Guohan Lu" w:date="2017-01-05T19:17:00Z">
              <w:rPr>
                <w:rFonts w:ascii="Consolas" w:hAnsi="Consolas" w:cs="Consolas"/>
                <w:color w:val="000000"/>
                <w:sz w:val="19"/>
                <w:szCs w:val="19"/>
                <w:highlight w:val="white"/>
              </w:rPr>
            </w:rPrChange>
          </w:rPr>
          <w:t>SAI_SWITCH_ATTR_DEFAULT_1Q_BRIDGE_ID</w:t>
        </w:r>
        <w:r w:rsidRPr="00390001">
          <w:rPr>
            <w:rPrChange w:id="399" w:author="Guohan Lu" w:date="2017-01-05T19:17:00Z">
              <w:rPr>
                <w:rFonts w:ascii="Consolas" w:hAnsi="Consolas" w:cs="Consolas"/>
                <w:color w:val="000000"/>
                <w:sz w:val="19"/>
                <w:szCs w:val="19"/>
              </w:rPr>
            </w:rPrChange>
          </w:rPr>
          <w:t>;</w:t>
        </w:r>
      </w:ins>
    </w:p>
    <w:p w14:paraId="2ABF2BB2" w14:textId="1B9493A6" w:rsidR="00EF1839" w:rsidRDefault="00EF1839" w:rsidP="00390001">
      <w:pPr>
        <w:pStyle w:val="code"/>
        <w:rPr>
          <w:ins w:id="400" w:author="Guohan Lu" w:date="2017-01-05T19:13:00Z"/>
        </w:rPr>
        <w:pPrChange w:id="401" w:author="Guohan Lu" w:date="2017-01-05T19:17:00Z">
          <w:pPr>
            <w:pStyle w:val="Heading1"/>
          </w:pPr>
        </w:pPrChange>
      </w:pPr>
      <w:ins w:id="402" w:author="Guohan Lu" w:date="2017-01-05T18:01:00Z">
        <w:r>
          <w:t>sai_</w:t>
        </w:r>
      </w:ins>
      <w:ins w:id="403" w:author="Guohan Lu" w:date="2017-01-05T18:18:00Z">
        <w:r w:rsidR="00F26C2B">
          <w:t>get_switch_attribute(</w:t>
        </w:r>
      </w:ins>
      <w:ins w:id="404" w:author="Guohan Lu" w:date="2017-01-05T19:03:00Z">
        <w:r w:rsidR="00144909">
          <w:t>1</w:t>
        </w:r>
      </w:ins>
      <w:ins w:id="405" w:author="Guohan Lu" w:date="2017-01-05T19:11:00Z">
        <w:r w:rsidR="00144909">
          <w:t>, &amp;</w:t>
        </w:r>
      </w:ins>
      <w:ins w:id="406" w:author="Guohan Lu" w:date="2017-01-05T19:12:00Z">
        <w:r w:rsidR="00144909">
          <w:t>switch_</w:t>
        </w:r>
      </w:ins>
      <w:ins w:id="407" w:author="Guohan Lu" w:date="2017-01-05T19:11:00Z">
        <w:r w:rsidR="00144909">
          <w:t>attr);</w:t>
        </w:r>
      </w:ins>
    </w:p>
    <w:p w14:paraId="2DF11AC7" w14:textId="0EB79163" w:rsidR="00144909" w:rsidRDefault="00144909" w:rsidP="00390001">
      <w:pPr>
        <w:pStyle w:val="code"/>
        <w:rPr>
          <w:ins w:id="408" w:author="Guohan Lu" w:date="2017-01-05T19:11:00Z"/>
        </w:rPr>
        <w:pPrChange w:id="409" w:author="Guohan Lu" w:date="2017-01-05T19:17:00Z">
          <w:pPr>
            <w:pStyle w:val="Heading1"/>
          </w:pPr>
        </w:pPrChange>
      </w:pPr>
      <w:ins w:id="410" w:author="Guohan Lu" w:date="2017-01-05T19:13:00Z">
        <w:r>
          <w:t>bridge_id = switch_attr.value.oid;</w:t>
        </w:r>
      </w:ins>
    </w:p>
    <w:p w14:paraId="19B5B665" w14:textId="20CEE315" w:rsidR="00144909" w:rsidRDefault="00144909" w:rsidP="00390001">
      <w:pPr>
        <w:pStyle w:val="code"/>
        <w:rPr>
          <w:ins w:id="411" w:author="Guohan Lu" w:date="2017-01-05T19:13:00Z"/>
        </w:rPr>
        <w:pPrChange w:id="412" w:author="Guohan Lu" w:date="2017-01-05T19:17:00Z">
          <w:pPr>
            <w:pStyle w:val="Heading1"/>
          </w:pPr>
        </w:pPrChange>
      </w:pPr>
    </w:p>
    <w:p w14:paraId="3BEA5BA5" w14:textId="6BD70990" w:rsidR="00144909" w:rsidRDefault="00144909" w:rsidP="00390001">
      <w:pPr>
        <w:pStyle w:val="code"/>
        <w:rPr>
          <w:ins w:id="413" w:author="Guohan Lu" w:date="2017-01-05T19:11:00Z"/>
        </w:rPr>
        <w:pPrChange w:id="414" w:author="Guohan Lu" w:date="2017-01-05T19:17:00Z">
          <w:pPr>
            <w:pStyle w:val="Heading1"/>
          </w:pPr>
        </w:pPrChange>
      </w:pPr>
      <w:ins w:id="415" w:author="Guohan Lu" w:date="2017-01-05T19:13:00Z">
        <w:r>
          <w:t xml:space="preserve">// get </w:t>
        </w:r>
        <w:r w:rsidR="00390001">
          <w:t>bridge port list for default bridge id</w:t>
        </w:r>
      </w:ins>
    </w:p>
    <w:p w14:paraId="2CEEE631" w14:textId="71AAA9E9" w:rsidR="00144909" w:rsidRDefault="00144909" w:rsidP="00390001">
      <w:pPr>
        <w:pStyle w:val="code"/>
        <w:rPr>
          <w:ins w:id="416" w:author="Guohan Lu" w:date="2017-01-05T19:12:00Z"/>
        </w:rPr>
        <w:pPrChange w:id="417" w:author="Guohan Lu" w:date="2017-01-05T19:17:00Z">
          <w:pPr/>
        </w:pPrChange>
      </w:pPr>
      <w:ins w:id="418" w:author="Guohan Lu" w:date="2017-01-05T19:12:00Z">
        <w:r>
          <w:t>sai_attribute_t</w:t>
        </w:r>
        <w:r>
          <w:t xml:space="preserve"> bridge</w:t>
        </w:r>
        <w:r>
          <w:t>_attr;</w:t>
        </w:r>
      </w:ins>
    </w:p>
    <w:p w14:paraId="3B455192" w14:textId="6F9A811E" w:rsidR="00144909" w:rsidRPr="00390001" w:rsidRDefault="00144909" w:rsidP="00390001">
      <w:pPr>
        <w:pStyle w:val="code"/>
        <w:rPr>
          <w:ins w:id="419" w:author="Guohan Lu" w:date="2017-01-05T19:14:00Z"/>
          <w:rPrChange w:id="420" w:author="Guohan Lu" w:date="2017-01-05T19:17:00Z">
            <w:rPr>
              <w:ins w:id="421" w:author="Guohan Lu" w:date="2017-01-05T19:14:00Z"/>
              <w:rFonts w:ascii="Consolas" w:hAnsi="Consolas" w:cs="Consolas"/>
              <w:color w:val="000000"/>
            </w:rPr>
          </w:rPrChange>
        </w:rPr>
        <w:pPrChange w:id="422" w:author="Guohan Lu" w:date="2017-01-05T19:17:00Z">
          <w:pPr/>
        </w:pPrChange>
      </w:pPr>
      <w:ins w:id="423" w:author="Guohan Lu" w:date="2017-01-05T19:12:00Z">
        <w:r>
          <w:t xml:space="preserve">bridge_attr.id = </w:t>
        </w:r>
        <w:r w:rsidRPr="00390001">
          <w:rPr>
            <w:rPrChange w:id="424" w:author="Guohan Lu" w:date="2017-01-05T19:17:00Z">
              <w:rPr>
                <w:rFonts w:ascii="Consolas" w:hAnsi="Consolas" w:cs="Consolas"/>
                <w:color w:val="000000"/>
              </w:rPr>
            </w:rPrChange>
          </w:rPr>
          <w:t>SAI_BRIDGE_ATTR_PORT_LIST</w:t>
        </w:r>
        <w:r w:rsidRPr="00390001">
          <w:rPr>
            <w:rPrChange w:id="425" w:author="Guohan Lu" w:date="2017-01-05T19:17:00Z">
              <w:rPr>
                <w:rFonts w:ascii="Consolas" w:hAnsi="Consolas" w:cs="Consolas"/>
                <w:color w:val="000000"/>
              </w:rPr>
            </w:rPrChange>
          </w:rPr>
          <w:t>;</w:t>
        </w:r>
      </w:ins>
    </w:p>
    <w:p w14:paraId="155855BC" w14:textId="50BF534C" w:rsidR="00390001" w:rsidRDefault="00390001" w:rsidP="00390001">
      <w:pPr>
        <w:pStyle w:val="code"/>
        <w:rPr>
          <w:ins w:id="426" w:author="Guohan Lu" w:date="2017-01-05T19:12:00Z"/>
        </w:rPr>
        <w:pPrChange w:id="427" w:author="Guohan Lu" w:date="2017-01-05T19:17:00Z">
          <w:pPr/>
        </w:pPrChange>
      </w:pPr>
      <w:ins w:id="428" w:author="Guohan Lu" w:date="2017-01-05T19:14:00Z">
        <w:r w:rsidRPr="00390001">
          <w:rPr>
            <w:rPrChange w:id="429" w:author="Guohan Lu" w:date="2017-01-05T19:17:00Z">
              <w:rPr>
                <w:rFonts w:ascii="Consolas" w:hAnsi="Consolas" w:cs="Consolas"/>
                <w:color w:val="000000"/>
              </w:rPr>
            </w:rPrChange>
          </w:rPr>
          <w:t>bridge_attr.value.oid_list.count = 100;</w:t>
        </w:r>
      </w:ins>
    </w:p>
    <w:p w14:paraId="3B75F3D2" w14:textId="3396D6AB" w:rsidR="00144909" w:rsidRDefault="00144909" w:rsidP="00390001">
      <w:pPr>
        <w:pStyle w:val="code"/>
        <w:rPr>
          <w:ins w:id="430" w:author="Guohan Lu" w:date="2017-01-05T19:14:00Z"/>
        </w:rPr>
        <w:pPrChange w:id="431" w:author="Guohan Lu" w:date="2017-01-05T19:17:00Z">
          <w:pPr>
            <w:pStyle w:val="Heading1"/>
          </w:pPr>
        </w:pPrChange>
      </w:pPr>
      <w:ins w:id="432" w:author="Guohan Lu" w:date="2017-01-05T19:11:00Z">
        <w:r>
          <w:t>sai_get_bridge_attribute(bridge_id, 1, &amp;bridge_attr);</w:t>
        </w:r>
      </w:ins>
    </w:p>
    <w:p w14:paraId="3CB6339D" w14:textId="7058DB1E" w:rsidR="00390001" w:rsidRDefault="00390001" w:rsidP="00390001">
      <w:pPr>
        <w:pStyle w:val="code"/>
        <w:rPr>
          <w:ins w:id="433" w:author="Guohan Lu" w:date="2017-01-05T19:14:00Z"/>
        </w:rPr>
        <w:pPrChange w:id="434" w:author="Guohan Lu" w:date="2017-01-05T19:17:00Z">
          <w:pPr>
            <w:pStyle w:val="Heading1"/>
          </w:pPr>
        </w:pPrChange>
      </w:pPr>
    </w:p>
    <w:p w14:paraId="1BDB0E2E" w14:textId="7CC0FCA1" w:rsidR="00390001" w:rsidRDefault="00390001" w:rsidP="00390001">
      <w:pPr>
        <w:pStyle w:val="code"/>
        <w:rPr>
          <w:ins w:id="435" w:author="Guohan Lu" w:date="2017-01-05T19:15:00Z"/>
        </w:rPr>
        <w:pPrChange w:id="436" w:author="Guohan Lu" w:date="2017-01-05T19:17:00Z">
          <w:pPr>
            <w:pStyle w:val="Heading1"/>
          </w:pPr>
        </w:pPrChange>
      </w:pPr>
      <w:ins w:id="437" w:author="Guohan Lu" w:date="2017-01-05T19:14:00Z">
        <w:r>
          <w:t xml:space="preserve">// get </w:t>
        </w:r>
      </w:ins>
      <w:ins w:id="438" w:author="Guohan Lu" w:date="2017-01-05T19:22:00Z">
        <w:r w:rsidR="003D076D">
          <w:t xml:space="preserve">physical </w:t>
        </w:r>
      </w:ins>
      <w:ins w:id="439" w:author="Guohan Lu" w:date="2017-01-05T19:14:00Z">
        <w:r>
          <w:t xml:space="preserve">port </w:t>
        </w:r>
      </w:ins>
      <w:ins w:id="440" w:author="Guohan Lu" w:date="2017-01-05T19:22:00Z">
        <w:r w:rsidR="003D076D">
          <w:t xml:space="preserve">id </w:t>
        </w:r>
      </w:ins>
      <w:ins w:id="441" w:author="Guohan Lu" w:date="2017-01-05T19:14:00Z">
        <w:r>
          <w:t>for every bridge port</w:t>
        </w:r>
      </w:ins>
    </w:p>
    <w:p w14:paraId="694769C9" w14:textId="742A5453" w:rsidR="00390001" w:rsidRDefault="00390001" w:rsidP="00390001">
      <w:pPr>
        <w:pStyle w:val="code"/>
        <w:rPr>
          <w:ins w:id="442" w:author="Guohan Lu" w:date="2017-01-05T19:15:00Z"/>
        </w:rPr>
        <w:pPrChange w:id="443" w:author="Guohan Lu" w:date="2017-01-05T19:17:00Z">
          <w:pPr>
            <w:pStyle w:val="Heading1"/>
          </w:pPr>
        </w:pPrChange>
      </w:pPr>
      <w:ins w:id="444" w:author="Guohan Lu" w:date="2017-01-05T19:15:00Z">
        <w:r>
          <w:t>sai_attribute_t bridge_port_attr;</w:t>
        </w:r>
      </w:ins>
    </w:p>
    <w:p w14:paraId="16F1F269" w14:textId="173365C7" w:rsidR="00390001" w:rsidRDefault="00390001" w:rsidP="00390001">
      <w:pPr>
        <w:pStyle w:val="code"/>
        <w:rPr>
          <w:ins w:id="445" w:author="Guohan Lu" w:date="2017-01-05T19:14:00Z"/>
        </w:rPr>
        <w:pPrChange w:id="446" w:author="Guohan Lu" w:date="2017-01-05T19:17:00Z">
          <w:pPr>
            <w:pStyle w:val="Heading1"/>
          </w:pPr>
        </w:pPrChange>
      </w:pPr>
      <w:ins w:id="447" w:author="Guohan Lu" w:date="2017-01-05T19:15:00Z">
        <w:r>
          <w:t xml:space="preserve">bridge_port_attr.id = </w:t>
        </w:r>
        <w:r w:rsidRPr="00390001">
          <w:rPr>
            <w:rPrChange w:id="448" w:author="Guohan Lu" w:date="2017-01-05T19:17:00Z">
              <w:rPr>
                <w:rFonts w:ascii="Consolas" w:hAnsi="Consolas" w:cs="Consolas"/>
                <w:color w:val="000000"/>
              </w:rPr>
            </w:rPrChange>
          </w:rPr>
          <w:t>SAI_BRIDGE_PORT_ATTR_PORT_ID</w:t>
        </w:r>
        <w:r w:rsidRPr="00390001">
          <w:rPr>
            <w:rPrChange w:id="449" w:author="Guohan Lu" w:date="2017-01-05T19:17:00Z">
              <w:rPr>
                <w:rFonts w:ascii="Consolas" w:hAnsi="Consolas" w:cs="Consolas"/>
                <w:color w:val="000000"/>
              </w:rPr>
            </w:rPrChange>
          </w:rPr>
          <w:t>;</w:t>
        </w:r>
      </w:ins>
    </w:p>
    <w:p w14:paraId="1ACD1D5E" w14:textId="7F6753F9" w:rsidR="00390001" w:rsidRDefault="00390001" w:rsidP="00390001">
      <w:pPr>
        <w:pStyle w:val="code"/>
        <w:rPr>
          <w:ins w:id="450" w:author="Guohan Lu" w:date="2017-01-05T19:14:00Z"/>
        </w:rPr>
        <w:pPrChange w:id="451" w:author="Guohan Lu" w:date="2017-01-05T19:17:00Z">
          <w:pPr>
            <w:pStyle w:val="Heading1"/>
          </w:pPr>
        </w:pPrChange>
      </w:pPr>
      <w:ins w:id="452" w:author="Guohan Lu" w:date="2017-01-05T19:14:00Z">
        <w:r>
          <w:t>for (i = 0; I &lt; bridge_attr.value.oid_list.count; ++i)</w:t>
        </w:r>
      </w:ins>
    </w:p>
    <w:p w14:paraId="3A0D84C6" w14:textId="41C27C72" w:rsidR="00390001" w:rsidRDefault="00390001" w:rsidP="00390001">
      <w:pPr>
        <w:pStyle w:val="code"/>
        <w:rPr>
          <w:ins w:id="453" w:author="Guohan Lu" w:date="2017-01-05T19:17:00Z"/>
        </w:rPr>
        <w:pPrChange w:id="454" w:author="Guohan Lu" w:date="2017-01-05T19:17:00Z">
          <w:pPr>
            <w:pStyle w:val="Heading1"/>
          </w:pPr>
        </w:pPrChange>
      </w:pPr>
      <w:ins w:id="455" w:author="Guohan Lu" w:date="2017-01-05T19:14:00Z">
        <w:r>
          <w:t>{</w:t>
        </w:r>
      </w:ins>
      <w:bookmarkStart w:id="456" w:name="_GoBack"/>
      <w:bookmarkEnd w:id="456"/>
    </w:p>
    <w:p w14:paraId="5D2CEF30" w14:textId="6D6E3A89" w:rsidR="00390001" w:rsidRDefault="00390001" w:rsidP="00390001">
      <w:pPr>
        <w:pStyle w:val="code"/>
        <w:rPr>
          <w:ins w:id="457" w:author="Guohan Lu" w:date="2017-01-05T19:15:00Z"/>
        </w:rPr>
        <w:pPrChange w:id="458" w:author="Guohan Lu" w:date="2017-01-05T19:17:00Z">
          <w:pPr>
            <w:pStyle w:val="Heading1"/>
          </w:pPr>
        </w:pPrChange>
      </w:pPr>
      <w:ins w:id="459" w:author="Guohan Lu" w:date="2017-01-05T19:17:00Z">
        <w:r>
          <w:t xml:space="preserve">   bridge_port_id = </w:t>
        </w:r>
        <w:r>
          <w:t>bridge_attr.value.oid_list.list[i]</w:t>
        </w:r>
        <w:r>
          <w:t>;</w:t>
        </w:r>
      </w:ins>
    </w:p>
    <w:p w14:paraId="021A0FDF" w14:textId="5BB6B185" w:rsidR="00390001" w:rsidRDefault="00390001" w:rsidP="00390001">
      <w:pPr>
        <w:pStyle w:val="code"/>
        <w:rPr>
          <w:ins w:id="460" w:author="Guohan Lu" w:date="2017-01-05T19:16:00Z"/>
        </w:rPr>
        <w:pPrChange w:id="461" w:author="Guohan Lu" w:date="2017-01-05T19:17:00Z">
          <w:pPr>
            <w:pStyle w:val="Heading1"/>
          </w:pPr>
        </w:pPrChange>
      </w:pPr>
      <w:ins w:id="462" w:author="Guohan Lu" w:date="2017-01-05T19:15:00Z">
        <w:r>
          <w:t xml:space="preserve">   sai_get_bridge_port_attribute(</w:t>
        </w:r>
      </w:ins>
      <w:ins w:id="463" w:author="Guohan Lu" w:date="2017-01-05T19:17:00Z">
        <w:r>
          <w:t>bridge_port_id</w:t>
        </w:r>
      </w:ins>
      <w:ins w:id="464" w:author="Guohan Lu" w:date="2017-01-05T19:15:00Z">
        <w:r>
          <w:t xml:space="preserve">, 1, </w:t>
        </w:r>
      </w:ins>
      <w:ins w:id="465" w:author="Guohan Lu" w:date="2017-01-05T19:16:00Z">
        <w:r>
          <w:t>&amp;</w:t>
        </w:r>
      </w:ins>
      <w:ins w:id="466" w:author="Guohan Lu" w:date="2017-01-05T19:15:00Z">
        <w:r>
          <w:t>bridge_port_attr)</w:t>
        </w:r>
      </w:ins>
      <w:ins w:id="467" w:author="Guohan Lu" w:date="2017-01-05T19:16:00Z">
        <w:r>
          <w:t>;</w:t>
        </w:r>
      </w:ins>
    </w:p>
    <w:p w14:paraId="7464E78F" w14:textId="7AC3E747" w:rsidR="00390001" w:rsidRDefault="00390001" w:rsidP="00390001">
      <w:pPr>
        <w:pStyle w:val="code"/>
        <w:rPr>
          <w:ins w:id="468" w:author="Guohan Lu" w:date="2017-01-05T19:14:00Z"/>
        </w:rPr>
        <w:pPrChange w:id="469" w:author="Guohan Lu" w:date="2017-01-05T19:17:00Z">
          <w:pPr>
            <w:pStyle w:val="Heading1"/>
          </w:pPr>
        </w:pPrChange>
      </w:pPr>
      <w:ins w:id="470" w:author="Guohan Lu" w:date="2017-01-05T19:16:00Z">
        <w:r>
          <w:t xml:space="preserve">   printf(“bridge port id %llu, port id %llu</w:t>
        </w:r>
      </w:ins>
      <w:ins w:id="471" w:author="Guohan Lu" w:date="2017-01-05T19:17:00Z">
        <w:r>
          <w:t>”, bridge_port_id, bridge_port_attr.value.oid);</w:t>
        </w:r>
      </w:ins>
    </w:p>
    <w:p w14:paraId="27EF412B" w14:textId="5325E897" w:rsidR="00390001" w:rsidRDefault="00390001" w:rsidP="00390001">
      <w:pPr>
        <w:pStyle w:val="code"/>
        <w:rPr>
          <w:ins w:id="472" w:author="Guohan Lu" w:date="2017-01-05T00:12:00Z"/>
        </w:rPr>
        <w:pPrChange w:id="473" w:author="Guohan Lu" w:date="2017-01-05T19:17:00Z">
          <w:pPr>
            <w:pStyle w:val="Heading1"/>
          </w:pPr>
        </w:pPrChange>
      </w:pPr>
      <w:ins w:id="474" w:author="Guohan Lu" w:date="2017-01-05T19:14:00Z">
        <w:r>
          <w:t>}</w:t>
        </w:r>
      </w:ins>
    </w:p>
    <w:p w14:paraId="4B4BD55A" w14:textId="003FFF8E" w:rsidR="00A50991" w:rsidRDefault="000816A1" w:rsidP="005775FD">
      <w:pPr>
        <w:pStyle w:val="Heading1"/>
      </w:pPr>
      <w:bookmarkStart w:id="475" w:name="_Toc471401312"/>
      <w:r>
        <w:t>References</w:t>
      </w:r>
      <w:bookmarkEnd w:id="475"/>
    </w:p>
    <w:p w14:paraId="3744CE17" w14:textId="77777777" w:rsidR="000816A1" w:rsidRPr="009168CE" w:rsidRDefault="000816A1">
      <w:pPr>
        <w:rPr>
          <w:rFonts w:ascii="Times" w:eastAsia="Times New Roman" w:hAnsi="Times" w:cs="Times New Roman"/>
          <w:sz w:val="20"/>
          <w:szCs w:val="20"/>
        </w:rPr>
      </w:pPr>
    </w:p>
    <w:sectPr w:rsidR="000816A1" w:rsidRPr="009168CE" w:rsidSect="001A20A1">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2" w:author="Atit Jain" w:date="2016-08-31T18:42:00Z" w:initials="A J">
    <w:p w14:paraId="63EB9BDD" w14:textId="77777777" w:rsidR="00E464ED" w:rsidRDefault="00E464ED">
      <w:pPr>
        <w:pStyle w:val="CommentText"/>
      </w:pPr>
      <w:r>
        <w:rPr>
          <w:rStyle w:val="CommentReference"/>
        </w:rPr>
        <w:annotationRef/>
      </w:r>
      <w:r>
        <w:t>What is sub port. Is this a port that supports .1D. why to call it sub port?</w:t>
      </w:r>
    </w:p>
  </w:comment>
  <w:comment w:id="233" w:author="Matty Kadosh" w:date="2016-08-31T17:12:00Z" w:initials="MK">
    <w:p w14:paraId="60C75B5A" w14:textId="77777777" w:rsidR="00E464ED" w:rsidRDefault="00E464ED">
      <w:pPr>
        <w:pStyle w:val="CommentText"/>
      </w:pPr>
      <w:r>
        <w:rPr>
          <w:rStyle w:val="CommentReference"/>
        </w:rPr>
        <w:annotationRef/>
      </w:r>
      <w:r>
        <w:t xml:space="preserve">It is not only 1.D is also a sub port router interface, it is called sub port since you can divide this phy interface into multiple logical interfaces  </w:t>
      </w:r>
    </w:p>
  </w:comment>
  <w:comment w:id="236" w:author="Atit Jain" w:date="2016-08-31T18:43:00Z" w:initials="A J">
    <w:p w14:paraId="5B088561" w14:textId="77777777" w:rsidR="00E464ED" w:rsidRDefault="00E464ED">
      <w:pPr>
        <w:pStyle w:val="CommentText"/>
      </w:pPr>
      <w:r>
        <w:rPr>
          <w:rStyle w:val="CommentReference"/>
        </w:rPr>
        <w:annotationRef/>
      </w:r>
      <w:r>
        <w:t>Example</w:t>
      </w:r>
    </w:p>
  </w:comment>
  <w:comment w:id="237" w:author="Matty Kadosh" w:date="2016-08-31T17:14:00Z" w:initials="MK">
    <w:p w14:paraId="70F1B37A" w14:textId="77777777" w:rsidR="00E464ED" w:rsidRDefault="00E464ED">
      <w:pPr>
        <w:pStyle w:val="CommentText"/>
      </w:pPr>
      <w:r>
        <w:rPr>
          <w:rStyle w:val="CommentReference"/>
        </w:rPr>
        <w:annotationRef/>
      </w:r>
      <w:r>
        <w:t xml:space="preserve">Thanks </w:t>
      </w:r>
    </w:p>
  </w:comment>
  <w:comment w:id="238" w:author="Atit Jain" w:date="2016-08-31T18:45:00Z" w:initials="A J">
    <w:p w14:paraId="037F35FA" w14:textId="77777777" w:rsidR="00E464ED" w:rsidRDefault="00E464ED" w:rsidP="0006687C">
      <w:pPr>
        <w:pStyle w:val="CommentText"/>
      </w:pPr>
      <w:r>
        <w:rPr>
          <w:rStyle w:val="CommentReference"/>
        </w:rPr>
        <w:annotationRef/>
      </w:r>
      <w:r>
        <w:t>Can one also route out of a 802.1D domain similar to the 1Q vlan domain. So like in case one can have a router interface of type vlan, can we have a router interface type .1D (not the vport alone which is equivalent of port router interface)</w:t>
      </w:r>
    </w:p>
  </w:comment>
  <w:comment w:id="239" w:author="Matty Kadosh" w:date="2016-08-31T17:14:00Z" w:initials="MK">
    <w:p w14:paraId="4246659A" w14:textId="77777777" w:rsidR="00E464ED" w:rsidRDefault="00E464ED">
      <w:pPr>
        <w:pStyle w:val="CommentText"/>
      </w:pPr>
      <w:r>
        <w:rPr>
          <w:rStyle w:val="CommentReference"/>
        </w:rPr>
        <w:annotationRef/>
      </w:r>
      <w:r>
        <w:t xml:space="preserve">Yes you can create router interface on top of 1.D bridge </w:t>
      </w:r>
    </w:p>
  </w:comment>
  <w:comment w:id="241" w:author="Atit Jain" w:date="2016-08-31T16:29:00Z" w:initials="A J">
    <w:p w14:paraId="21B49E1D" w14:textId="77777777" w:rsidR="00E464ED" w:rsidRDefault="00E464ED">
      <w:pPr>
        <w:pStyle w:val="CommentText"/>
      </w:pPr>
      <w:r>
        <w:rPr>
          <w:rStyle w:val="CommentReference"/>
        </w:rPr>
        <w:annotationRef/>
      </w:r>
      <w:r>
        <w:t>Could (port,*) be added,</w:t>
      </w:r>
    </w:p>
    <w:p w14:paraId="292277DB" w14:textId="77777777" w:rsidR="00E464ED" w:rsidRDefault="00E464ED" w:rsidP="0006687C">
      <w:pPr>
        <w:pStyle w:val="CommentText"/>
      </w:pPr>
      <w:r>
        <w:t>Can PVID be supported?</w:t>
      </w:r>
    </w:p>
    <w:p w14:paraId="2A5CE4AD" w14:textId="77777777" w:rsidR="00E464ED" w:rsidRDefault="00E464ED" w:rsidP="0006687C">
      <w:pPr>
        <w:pStyle w:val="CommentText"/>
      </w:pPr>
      <w:r>
        <w:t>One can only add {port,</w:t>
      </w:r>
    </w:p>
  </w:comment>
  <w:comment w:id="242" w:author="Matty Kadosh" w:date="2016-08-31T17:15:00Z" w:initials="MK">
    <w:p w14:paraId="48BD8BB3" w14:textId="77777777" w:rsidR="00E464ED" w:rsidRDefault="00E464ED">
      <w:pPr>
        <w:pStyle w:val="CommentText"/>
      </w:pPr>
      <w:r>
        <w:rPr>
          <w:rStyle w:val="CommentReference"/>
        </w:rPr>
        <w:annotationRef/>
      </w:r>
      <w:r>
        <w:t>The classification to .1D bridge is {port,vlan}</w:t>
      </w:r>
    </w:p>
    <w:p w14:paraId="2AA53D7A" w14:textId="77777777" w:rsidR="00E464ED" w:rsidRDefault="00E464ED" w:rsidP="005801E7">
      <w:pPr>
        <w:pStyle w:val="ListParagraph"/>
      </w:pPr>
      <w:r>
        <w:t xml:space="preserve">Please note that since PVID assignment is done prior to the interface classification untagged packets  Can be classify base on {port,PVID}  </w:t>
      </w:r>
    </w:p>
    <w:p w14:paraId="203436EE" w14:textId="77777777" w:rsidR="00E464ED" w:rsidRDefault="00E464ED">
      <w:pPr>
        <w:pStyle w:val="CommentText"/>
      </w:pPr>
    </w:p>
    <w:p w14:paraId="0E2C187D" w14:textId="77777777" w:rsidR="00E464ED" w:rsidRDefault="00E464ED">
      <w:pPr>
        <w:pStyle w:val="CommentText"/>
      </w:pPr>
      <w:r>
        <w:t xml:space="preserve"> </w:t>
      </w:r>
    </w:p>
  </w:comment>
  <w:comment w:id="246" w:author="Atit Jain" w:date="2016-08-31T16:32:00Z" w:initials="A J">
    <w:p w14:paraId="4CB42696" w14:textId="77777777" w:rsidR="00E464ED" w:rsidRDefault="00E464ED">
      <w:pPr>
        <w:pStyle w:val="CommentText"/>
      </w:pPr>
      <w:r>
        <w:rPr>
          <w:rStyle w:val="CommentReference"/>
        </w:rPr>
        <w:annotationRef/>
      </w:r>
      <w:r>
        <w:t>Which vlan the RIF takes in the .1D bridge flow</w:t>
      </w:r>
    </w:p>
  </w:comment>
  <w:comment w:id="247" w:author="Matty Kadosh" w:date="2016-08-31T17:10:00Z" w:initials="MK">
    <w:p w14:paraId="363924A8" w14:textId="77777777" w:rsidR="00E464ED" w:rsidRDefault="00E464ED">
      <w:pPr>
        <w:pStyle w:val="CommentText"/>
      </w:pPr>
      <w:r>
        <w:rPr>
          <w:rStyle w:val="CommentReference"/>
        </w:rPr>
        <w:annotationRef/>
      </w:r>
      <w:r>
        <w:rPr>
          <w:rStyle w:val="CommentReference"/>
        </w:rPr>
        <w:t xml:space="preserve">No vlan  . any way we are going to route this packet and strip the l2 header </w:t>
      </w:r>
    </w:p>
  </w:comment>
  <w:comment w:id="250" w:author="Atit Jain" w:date="2016-08-31T16:34:00Z" w:initials="A J">
    <w:p w14:paraId="4940048B" w14:textId="77777777" w:rsidR="00E464ED" w:rsidRDefault="00E464ED">
      <w:pPr>
        <w:pStyle w:val="CommentText"/>
      </w:pPr>
      <w:r>
        <w:rPr>
          <w:rStyle w:val="CommentReference"/>
        </w:rPr>
        <w:annotationRef/>
      </w:r>
      <w:r>
        <w:t>Should be .1D</w:t>
      </w:r>
    </w:p>
  </w:comment>
  <w:comment w:id="251" w:author="Matty Kadosh" w:date="2016-08-31T17:18:00Z" w:initials="MK">
    <w:p w14:paraId="37FB1539" w14:textId="77777777" w:rsidR="00E464ED" w:rsidRDefault="00E464ED">
      <w:pPr>
        <w:pStyle w:val="CommentText"/>
      </w:pPr>
      <w:r>
        <w:rPr>
          <w:rStyle w:val="CommentReference"/>
        </w:rPr>
        <w:annotationRef/>
      </w:r>
      <w:r>
        <w:t xml:space="preserve">Thanks </w:t>
      </w:r>
    </w:p>
  </w:comment>
  <w:comment w:id="253" w:author="Atit Jain" w:date="2016-08-31T18:25:00Z" w:initials="A J">
    <w:p w14:paraId="366A058C" w14:textId="77777777" w:rsidR="00E464ED" w:rsidRDefault="00E464ED">
      <w:pPr>
        <w:pStyle w:val="CommentText"/>
      </w:pPr>
      <w:r>
        <w:rPr>
          <w:rStyle w:val="CommentReference"/>
        </w:rPr>
        <w:annotationRef/>
      </w:r>
      <w:r>
        <w:t>Do we have additional type parameter in the port for phy port which will allow .1D creation?</w:t>
      </w:r>
    </w:p>
  </w:comment>
  <w:comment w:id="254" w:author="Matty Kadosh" w:date="2016-08-31T17:19:00Z" w:initials="MK">
    <w:p w14:paraId="1C639D89" w14:textId="77777777" w:rsidR="00E464ED" w:rsidRDefault="00E464ED" w:rsidP="005801E7">
      <w:pPr>
        <w:pStyle w:val="code"/>
      </w:pPr>
      <w:r>
        <w:rPr>
          <w:rStyle w:val="CommentReference"/>
        </w:rPr>
        <w:annotationRef/>
      </w:r>
      <w:r>
        <w:t>We add it. It is the port type</w:t>
      </w:r>
      <w:r w:rsidRPr="007409B0">
        <w:t>[</w:t>
      </w:r>
      <w:r>
        <w:t>sai_port_bind_attr_t]</w:t>
      </w:r>
      <w:r w:rsidRPr="007409B0">
        <w:t xml:space="preserve"> */</w:t>
      </w:r>
    </w:p>
    <w:p w14:paraId="349F43CC" w14:textId="77777777" w:rsidR="00E464ED" w:rsidRPr="001B350F" w:rsidRDefault="00E464ED" w:rsidP="005801E7">
      <w:pPr>
        <w:pStyle w:val="code"/>
        <w:rPr>
          <w:b/>
          <w:bCs/>
        </w:rPr>
      </w:pPr>
      <w:r w:rsidRPr="001B350F">
        <w:rPr>
          <w:b/>
          <w:bCs/>
        </w:rPr>
        <w:t xml:space="preserve">    SAI_PORT_BIND_MODE,</w:t>
      </w:r>
    </w:p>
    <w:p w14:paraId="5CF8B755" w14:textId="77777777" w:rsidR="00E464ED" w:rsidRDefault="00E464ED">
      <w:pPr>
        <w:pStyle w:val="CommentText"/>
      </w:pPr>
    </w:p>
  </w:comment>
  <w:comment w:id="255" w:author="Atit Jain" w:date="2016-08-31T16:35:00Z" w:initials="A J">
    <w:p w14:paraId="4C9E29FF" w14:textId="77777777" w:rsidR="00E464ED" w:rsidRDefault="00E464ED">
      <w:pPr>
        <w:pStyle w:val="CommentText"/>
      </w:pPr>
      <w:r>
        <w:rPr>
          <w:rStyle w:val="CommentReference"/>
        </w:rPr>
        <w:annotationRef/>
      </w:r>
      <w:r>
        <w:t>Why is this limitation</w:t>
      </w:r>
    </w:p>
  </w:comment>
  <w:comment w:id="256" w:author="Matty Kadosh" w:date="2016-08-31T17:21:00Z" w:initials="MK">
    <w:p w14:paraId="6ABDE79D" w14:textId="77777777" w:rsidR="00E464ED" w:rsidRDefault="00E464ED">
      <w:pPr>
        <w:pStyle w:val="CommentText"/>
      </w:pPr>
      <w:r>
        <w:rPr>
          <w:rStyle w:val="CommentReference"/>
        </w:rPr>
        <w:annotationRef/>
      </w:r>
      <w:r>
        <w:t xml:space="preserve">Phy port may have multiple vlan in that case the connection into non vlan aware  bride is not define </w:t>
      </w:r>
    </w:p>
  </w:comment>
  <w:comment w:id="260" w:author="Atit Jain" w:date="2016-08-31T18:16:00Z" w:initials="A J">
    <w:p w14:paraId="126B52EC" w14:textId="77777777" w:rsidR="00E464ED" w:rsidRDefault="00E464ED">
      <w:pPr>
        <w:pStyle w:val="CommentText"/>
      </w:pPr>
      <w:r>
        <w:rPr>
          <w:rStyle w:val="CommentReference"/>
        </w:rPr>
        <w:annotationRef/>
      </w:r>
      <w:r>
        <w:t xml:space="preserve">Where is the ingress flow for the tunnels. So a tunnel terminating in the .1D bridge, how we represent it. </w:t>
      </w:r>
    </w:p>
  </w:comment>
  <w:comment w:id="261" w:author="Matty Kadosh" w:date="2016-08-31T17:27:00Z" w:initials="MK">
    <w:p w14:paraId="3A58D5E4" w14:textId="77777777" w:rsidR="00E464ED" w:rsidRDefault="00E464ED">
      <w:pPr>
        <w:pStyle w:val="CommentText"/>
      </w:pPr>
      <w:r>
        <w:rPr>
          <w:rStyle w:val="CommentReference"/>
        </w:rPr>
        <w:annotationRef/>
      </w:r>
      <w:r>
        <w:t xml:space="preserve">We have this flow in the behavioral model proposal </w:t>
      </w:r>
    </w:p>
    <w:p w14:paraId="7D126178" w14:textId="77777777" w:rsidR="00E464ED" w:rsidRDefault="00E464ED">
      <w:pPr>
        <w:pStyle w:val="CommentText"/>
      </w:pPr>
      <w:r>
        <w:t xml:space="preserve"> </w:t>
      </w:r>
    </w:p>
  </w:comment>
  <w:comment w:id="266" w:author="Atit Jain" w:date="2016-08-31T18:18:00Z" w:initials="A J">
    <w:p w14:paraId="45322A09" w14:textId="77777777" w:rsidR="00E464ED" w:rsidRDefault="00E464ED">
      <w:pPr>
        <w:pStyle w:val="CommentText"/>
      </w:pPr>
      <w:r>
        <w:rPr>
          <w:rStyle w:val="CommentReference"/>
        </w:rPr>
        <w:annotationRef/>
      </w:r>
      <w:r>
        <w:t>Are all ports being called as bridge port</w:t>
      </w:r>
    </w:p>
  </w:comment>
  <w:comment w:id="267" w:author="Matty Kadosh" w:date="2016-08-31T17:35:00Z" w:initials="MK">
    <w:p w14:paraId="30837569" w14:textId="77777777" w:rsidR="00E464ED" w:rsidRDefault="00E464ED">
      <w:pPr>
        <w:pStyle w:val="CommentText"/>
      </w:pPr>
      <w:r>
        <w:rPr>
          <w:rStyle w:val="CommentReference"/>
        </w:rPr>
        <w:annotationRef/>
      </w:r>
      <w:r>
        <w:t xml:space="preserve">Yes in order to be bridged the bridge is using only bridge port like the router is using RIFs </w:t>
      </w:r>
    </w:p>
  </w:comment>
  <w:comment w:id="272" w:author="Atit Jain" w:date="2016-08-31T18:48:00Z" w:initials="A J">
    <w:p w14:paraId="3E3C0454" w14:textId="77777777" w:rsidR="00E464ED" w:rsidRDefault="00E464ED">
      <w:pPr>
        <w:pStyle w:val="CommentText"/>
      </w:pPr>
      <w:r>
        <w:rPr>
          <w:rStyle w:val="CommentReference"/>
        </w:rPr>
        <w:annotationRef/>
      </w:r>
      <w:r>
        <w:t xml:space="preserve">I think we will need .1D bridge member in the current model where we have vlan and 1D bridge separate </w:t>
      </w:r>
    </w:p>
  </w:comment>
  <w:comment w:id="273" w:author="Matty Kadosh" w:date="2016-08-31T17:37:00Z" w:initials="MK">
    <w:p w14:paraId="1F7ED36C" w14:textId="77777777" w:rsidR="00E464ED" w:rsidRDefault="00E464ED">
      <w:pPr>
        <w:pStyle w:val="CommentText"/>
      </w:pPr>
      <w:r>
        <w:rPr>
          <w:rStyle w:val="CommentReference"/>
        </w:rPr>
        <w:annotationRef/>
      </w:r>
      <w:r>
        <w:t xml:space="preserve">Lest discuses in the bridge meeting  </w:t>
      </w:r>
    </w:p>
  </w:comment>
  <w:comment w:id="275" w:author="Atit Jain" w:date="2016-08-31T18:49:00Z" w:initials="A J">
    <w:p w14:paraId="5F81A5F5" w14:textId="77777777" w:rsidR="00E464ED" w:rsidRDefault="00E464ED">
      <w:pPr>
        <w:pStyle w:val="CommentText"/>
      </w:pPr>
      <w:r>
        <w:rPr>
          <w:rStyle w:val="CommentReference"/>
        </w:rPr>
        <w:annotationRef/>
      </w:r>
      <w:r>
        <w:t>What is sub- port here. From figure in the doc it looks like the physical port on which the vports are created. Here it should be the vport or bridge_port</w:t>
      </w:r>
    </w:p>
  </w:comment>
  <w:comment w:id="276" w:author="Matty Kadosh" w:date="2016-08-31T17:38:00Z" w:initials="MK">
    <w:p w14:paraId="0BC88C09" w14:textId="77777777" w:rsidR="00E464ED" w:rsidRDefault="00E464ED">
      <w:pPr>
        <w:pStyle w:val="CommentText"/>
      </w:pPr>
      <w:r>
        <w:rPr>
          <w:rStyle w:val="CommentReference"/>
        </w:rPr>
        <w:annotationRef/>
      </w:r>
      <w:r>
        <w:t xml:space="preserve">It is the type of the RIF </w:t>
      </w:r>
    </w:p>
  </w:comment>
  <w:comment w:id="279" w:author="Atit Jain" w:date="2016-08-31T18:30:00Z" w:initials="A J">
    <w:p w14:paraId="27B0FB8E" w14:textId="77777777" w:rsidR="00E464ED" w:rsidRDefault="00E464ED">
      <w:pPr>
        <w:pStyle w:val="CommentText"/>
      </w:pPr>
      <w:r>
        <w:rPr>
          <w:rStyle w:val="CommentReference"/>
        </w:rPr>
        <w:annotationRef/>
      </w:r>
      <w:r>
        <w:t xml:space="preserve">Is this to indicate the type of the bridge port. Can we have an attribute </w:t>
      </w:r>
      <w:r w:rsidRPr="008676B3">
        <w:rPr>
          <w:color w:val="FF0000"/>
        </w:rPr>
        <w:t>SAI_BRIDGE_PORT_TYPE</w:t>
      </w:r>
      <w:r>
        <w:rPr>
          <w:color w:val="FF0000"/>
        </w:rPr>
        <w:t xml:space="preserve"> with values as enum of 1Q, 1D etc</w:t>
      </w:r>
    </w:p>
  </w:comment>
  <w:comment w:id="280" w:author="Atit Jain" w:date="2016-08-31T18:33:00Z" w:initials="A J">
    <w:p w14:paraId="4BAF3899" w14:textId="77777777" w:rsidR="00E464ED" w:rsidRDefault="00E464ED">
      <w:pPr>
        <w:pStyle w:val="CommentText"/>
      </w:pPr>
      <w:r>
        <w:rPr>
          <w:rStyle w:val="CommentReference"/>
        </w:rPr>
        <w:annotationRef/>
      </w:r>
      <w:r>
        <w:t>Why not call this as the virtual port as it can be bridge port or rif</w:t>
      </w:r>
    </w:p>
  </w:comment>
  <w:comment w:id="281" w:author="Matty Kadosh" w:date="2016-08-31T17:41:00Z" w:initials="MK">
    <w:p w14:paraId="1C1B2066" w14:textId="77777777" w:rsidR="00E464ED" w:rsidRDefault="00E464ED">
      <w:pPr>
        <w:pStyle w:val="CommentText"/>
      </w:pPr>
      <w:r>
        <w:rPr>
          <w:rStyle w:val="CommentReference"/>
        </w:rPr>
        <w:annotationRef/>
      </w:r>
      <w:r>
        <w:t xml:space="preserve">The bridge port can only be bridged it can't be a RIF </w:t>
      </w:r>
    </w:p>
  </w:comment>
  <w:comment w:id="282" w:author="Atit Jain" w:date="2016-08-31T18:41:00Z" w:initials="A J">
    <w:p w14:paraId="57B6A239" w14:textId="77777777" w:rsidR="00E464ED" w:rsidRDefault="00E464ED">
      <w:pPr>
        <w:pStyle w:val="CommentText"/>
      </w:pPr>
      <w:r>
        <w:rPr>
          <w:rStyle w:val="CommentReference"/>
        </w:rPr>
        <w:annotationRef/>
      </w:r>
      <w:r>
        <w:t>typo</w:t>
      </w:r>
    </w:p>
  </w:comment>
  <w:comment w:id="283" w:author="Matty Kadosh" w:date="2016-08-31T17:42:00Z" w:initials="MK">
    <w:p w14:paraId="147A5541" w14:textId="77777777" w:rsidR="00E464ED" w:rsidRDefault="00E464ED">
      <w:pPr>
        <w:pStyle w:val="CommentText"/>
      </w:pPr>
      <w:r>
        <w:rPr>
          <w:rStyle w:val="CommentReference"/>
        </w:rPr>
        <w:annotationRef/>
      </w:r>
      <w:r>
        <w:t xml:space="preserve">thanks </w:t>
      </w:r>
    </w:p>
  </w:comment>
  <w:comment w:id="286" w:author="Atit Jain" w:date="2016-08-31T18:51:00Z" w:initials="A J">
    <w:p w14:paraId="34254B59" w14:textId="77777777" w:rsidR="00E464ED" w:rsidRDefault="00E464ED">
      <w:pPr>
        <w:pStyle w:val="CommentText"/>
      </w:pPr>
      <w:r>
        <w:rPr>
          <w:rStyle w:val="CommentReference"/>
        </w:rPr>
        <w:annotationRef/>
      </w:r>
      <w:r>
        <w:t>I think we need the learning attributes like limit etc</w:t>
      </w:r>
    </w:p>
    <w:p w14:paraId="15C859AB" w14:textId="77777777" w:rsidR="00E464ED" w:rsidRDefault="00E464ED">
      <w:pPr>
        <w:pStyle w:val="CommentText"/>
      </w:pPr>
      <w:r>
        <w:t>We will also need the stp instance for this.</w:t>
      </w:r>
    </w:p>
    <w:p w14:paraId="4224C1C6" w14:textId="77777777" w:rsidR="00E464ED" w:rsidRDefault="00E464ED">
      <w:pPr>
        <w:pStyle w:val="CommentText"/>
      </w:pPr>
      <w:r>
        <w:t xml:space="preserve">Rather we should have a this object with type .1D or .1Q and remaining attributes same. The object id should take care of type of the member type in the list </w:t>
      </w:r>
    </w:p>
  </w:comment>
  <w:comment w:id="287" w:author="Matty Kadosh" w:date="2016-08-31T17:46:00Z" w:initials="MK">
    <w:p w14:paraId="172A9BCE" w14:textId="77777777" w:rsidR="00E464ED" w:rsidRDefault="00E464ED">
      <w:pPr>
        <w:pStyle w:val="CommentText"/>
      </w:pPr>
      <w:r>
        <w:rPr>
          <w:rStyle w:val="CommentReference"/>
        </w:rPr>
        <w:annotationRef/>
      </w:r>
      <w:r>
        <w:t xml:space="preserve">Lets discuss in the bridge meeting </w:t>
      </w:r>
    </w:p>
  </w:comment>
  <w:comment w:id="288" w:author="Atit Jain" w:date="2016-08-31T18:21:00Z" w:initials="A J">
    <w:p w14:paraId="58A7DD44" w14:textId="77777777" w:rsidR="00E464ED" w:rsidRDefault="00E464ED">
      <w:pPr>
        <w:pStyle w:val="CommentText"/>
      </w:pPr>
      <w:r>
        <w:rPr>
          <w:rStyle w:val="CommentReference"/>
        </w:rPr>
        <w:annotationRef/>
      </w:r>
      <w:r>
        <w:t>SAI_BRIDGE_ATTR_BRIDGE_PORT_LIST</w:t>
      </w:r>
    </w:p>
    <w:p w14:paraId="3AE052B8" w14:textId="77777777" w:rsidR="00E464ED" w:rsidRDefault="00E464E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B9BDD" w15:done="0"/>
  <w15:commentEx w15:paraId="60C75B5A" w15:done="0"/>
  <w15:commentEx w15:paraId="5B088561" w15:done="0"/>
  <w15:commentEx w15:paraId="70F1B37A" w15:done="0"/>
  <w15:commentEx w15:paraId="037F35FA" w15:done="0"/>
  <w15:commentEx w15:paraId="4246659A" w15:done="0"/>
  <w15:commentEx w15:paraId="2A5CE4AD" w15:done="0"/>
  <w15:commentEx w15:paraId="0E2C187D" w15:done="0"/>
  <w15:commentEx w15:paraId="4CB42696" w15:done="0"/>
  <w15:commentEx w15:paraId="363924A8" w15:done="0"/>
  <w15:commentEx w15:paraId="4940048B" w15:done="0"/>
  <w15:commentEx w15:paraId="37FB1539" w15:done="0"/>
  <w15:commentEx w15:paraId="366A058C" w15:done="0"/>
  <w15:commentEx w15:paraId="5CF8B755" w15:done="0"/>
  <w15:commentEx w15:paraId="4C9E29FF" w15:done="0"/>
  <w15:commentEx w15:paraId="6ABDE79D" w15:done="0"/>
  <w15:commentEx w15:paraId="126B52EC" w15:done="0"/>
  <w15:commentEx w15:paraId="7D126178" w15:done="0"/>
  <w15:commentEx w15:paraId="45322A09" w15:done="0"/>
  <w15:commentEx w15:paraId="30837569" w15:done="0"/>
  <w15:commentEx w15:paraId="3E3C0454" w15:done="0"/>
  <w15:commentEx w15:paraId="1F7ED36C" w15:done="0"/>
  <w15:commentEx w15:paraId="5F81A5F5" w15:done="0"/>
  <w15:commentEx w15:paraId="0BC88C09" w15:done="0"/>
  <w15:commentEx w15:paraId="27B0FB8E" w15:done="0"/>
  <w15:commentEx w15:paraId="4BAF3899" w15:done="0"/>
  <w15:commentEx w15:paraId="1C1B2066" w15:done="0"/>
  <w15:commentEx w15:paraId="57B6A239" w15:done="0"/>
  <w15:commentEx w15:paraId="147A5541" w15:done="0"/>
  <w15:commentEx w15:paraId="4224C1C6" w15:done="0"/>
  <w15:commentEx w15:paraId="172A9BCE" w15:done="0"/>
  <w15:commentEx w15:paraId="3AE052B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8C488" w14:textId="77777777" w:rsidR="00D70870" w:rsidRDefault="00D70870" w:rsidP="005521CB">
      <w:r>
        <w:separator/>
      </w:r>
    </w:p>
  </w:endnote>
  <w:endnote w:type="continuationSeparator" w:id="0">
    <w:p w14:paraId="7CA3DB1A" w14:textId="77777777" w:rsidR="00D70870" w:rsidRDefault="00D70870" w:rsidP="00552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49348" w14:textId="77777777" w:rsidR="00D70870" w:rsidRDefault="00D70870" w:rsidP="005521CB">
      <w:r>
        <w:separator/>
      </w:r>
    </w:p>
  </w:footnote>
  <w:footnote w:type="continuationSeparator" w:id="0">
    <w:p w14:paraId="632999C1" w14:textId="77777777" w:rsidR="00D70870" w:rsidRDefault="00D70870" w:rsidP="00552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4178"/>
    <w:multiLevelType w:val="hybridMultilevel"/>
    <w:tmpl w:val="B784C1C2"/>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D02A7"/>
    <w:multiLevelType w:val="hybridMultilevel"/>
    <w:tmpl w:val="EB44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72C2D"/>
    <w:multiLevelType w:val="hybridMultilevel"/>
    <w:tmpl w:val="80A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53BA7"/>
    <w:multiLevelType w:val="hybridMultilevel"/>
    <w:tmpl w:val="77E2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E73D8"/>
    <w:multiLevelType w:val="hybridMultilevel"/>
    <w:tmpl w:val="D8C6B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46E01"/>
    <w:multiLevelType w:val="hybridMultilevel"/>
    <w:tmpl w:val="90B6F8DC"/>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45C02"/>
    <w:multiLevelType w:val="multilevel"/>
    <w:tmpl w:val="940401AA"/>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535BE4"/>
    <w:multiLevelType w:val="hybridMultilevel"/>
    <w:tmpl w:val="09D6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671EB"/>
    <w:multiLevelType w:val="hybridMultilevel"/>
    <w:tmpl w:val="1210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F90"/>
    <w:multiLevelType w:val="hybridMultilevel"/>
    <w:tmpl w:val="637A9940"/>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01857"/>
    <w:multiLevelType w:val="hybridMultilevel"/>
    <w:tmpl w:val="0F5237F4"/>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C79D9"/>
    <w:multiLevelType w:val="hybridMultilevel"/>
    <w:tmpl w:val="A392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34F4E"/>
    <w:multiLevelType w:val="multilevel"/>
    <w:tmpl w:val="D7CAEB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058" w:hanging="64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F881337"/>
    <w:multiLevelType w:val="hybridMultilevel"/>
    <w:tmpl w:val="C34A9058"/>
    <w:lvl w:ilvl="0" w:tplc="608422D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5531D"/>
    <w:multiLevelType w:val="hybridMultilevel"/>
    <w:tmpl w:val="825CA2C6"/>
    <w:lvl w:ilvl="0" w:tplc="13702792">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41146494"/>
    <w:multiLevelType w:val="hybridMultilevel"/>
    <w:tmpl w:val="E3BA14E8"/>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B110F"/>
    <w:multiLevelType w:val="hybridMultilevel"/>
    <w:tmpl w:val="655838DA"/>
    <w:lvl w:ilvl="0" w:tplc="1370279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F6E52"/>
    <w:multiLevelType w:val="hybridMultilevel"/>
    <w:tmpl w:val="3662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CA45ED"/>
    <w:multiLevelType w:val="multilevel"/>
    <w:tmpl w:val="1F8CA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590D16"/>
    <w:multiLevelType w:val="multilevel"/>
    <w:tmpl w:val="C92AF250"/>
    <w:lvl w:ilvl="0">
      <w:start w:val="1"/>
      <w:numFmt w:val="decimal"/>
      <w:lvlText w:val="%1"/>
      <w:lvlJc w:val="left"/>
      <w:pPr>
        <w:ind w:left="432" w:hanging="432"/>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D6761D0"/>
    <w:multiLevelType w:val="hybridMultilevel"/>
    <w:tmpl w:val="6C1A8458"/>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26529"/>
    <w:multiLevelType w:val="hybridMultilevel"/>
    <w:tmpl w:val="D326E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2631F20"/>
    <w:multiLevelType w:val="hybridMultilevel"/>
    <w:tmpl w:val="7B74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34AF3"/>
    <w:multiLevelType w:val="hybridMultilevel"/>
    <w:tmpl w:val="3702BED2"/>
    <w:lvl w:ilvl="0" w:tplc="1A80F9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730B8"/>
    <w:multiLevelType w:val="hybridMultilevel"/>
    <w:tmpl w:val="109229EC"/>
    <w:lvl w:ilvl="0" w:tplc="528C3A8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51DD1"/>
    <w:multiLevelType w:val="hybridMultilevel"/>
    <w:tmpl w:val="82160BD6"/>
    <w:lvl w:ilvl="0" w:tplc="608422D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16"/>
  </w:num>
  <w:num w:numId="4">
    <w:abstractNumId w:val="14"/>
  </w:num>
  <w:num w:numId="5">
    <w:abstractNumId w:val="25"/>
  </w:num>
  <w:num w:numId="6">
    <w:abstractNumId w:val="13"/>
  </w:num>
  <w:num w:numId="7">
    <w:abstractNumId w:val="21"/>
  </w:num>
  <w:num w:numId="8">
    <w:abstractNumId w:val="2"/>
  </w:num>
  <w:num w:numId="9">
    <w:abstractNumId w:val="7"/>
  </w:num>
  <w:num w:numId="10">
    <w:abstractNumId w:val="1"/>
  </w:num>
  <w:num w:numId="11">
    <w:abstractNumId w:val="23"/>
  </w:num>
  <w:num w:numId="12">
    <w:abstractNumId w:val="18"/>
  </w:num>
  <w:num w:numId="13">
    <w:abstractNumId w:val="6"/>
  </w:num>
  <w:num w:numId="14">
    <w:abstractNumId w:val="12"/>
  </w:num>
  <w:num w:numId="15">
    <w:abstractNumId w:val="19"/>
  </w:num>
  <w:num w:numId="16">
    <w:abstractNumId w:val="24"/>
  </w:num>
  <w:num w:numId="17">
    <w:abstractNumId w:val="17"/>
  </w:num>
  <w:num w:numId="18">
    <w:abstractNumId w:val="0"/>
  </w:num>
  <w:num w:numId="19">
    <w:abstractNumId w:val="9"/>
  </w:num>
  <w:num w:numId="20">
    <w:abstractNumId w:val="15"/>
  </w:num>
  <w:num w:numId="21">
    <w:abstractNumId w:val="10"/>
  </w:num>
  <w:num w:numId="22">
    <w:abstractNumId w:val="20"/>
  </w:num>
  <w:num w:numId="23">
    <w:abstractNumId w:val="5"/>
  </w:num>
  <w:num w:numId="24">
    <w:abstractNumId w:val="4"/>
  </w:num>
  <w:num w:numId="25">
    <w:abstractNumId w:val="22"/>
  </w:num>
  <w:num w:numId="26">
    <w:abstractNumId w:val="8"/>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2"/>
  </w:num>
  <w:num w:numId="3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han Lu">
    <w15:presenceInfo w15:providerId="AD" w15:userId="S-1-5-21-2127521184-1604012920-1887927527-12175828"/>
  </w15:person>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377"/>
    <w:rsid w:val="00000166"/>
    <w:rsid w:val="00007C07"/>
    <w:rsid w:val="000101DD"/>
    <w:rsid w:val="000205C9"/>
    <w:rsid w:val="00020703"/>
    <w:rsid w:val="000245FF"/>
    <w:rsid w:val="00027F64"/>
    <w:rsid w:val="00032E04"/>
    <w:rsid w:val="00034CD3"/>
    <w:rsid w:val="00037AB9"/>
    <w:rsid w:val="00040D4C"/>
    <w:rsid w:val="0005191A"/>
    <w:rsid w:val="00055ED5"/>
    <w:rsid w:val="0006687C"/>
    <w:rsid w:val="000668EA"/>
    <w:rsid w:val="000669B7"/>
    <w:rsid w:val="0007024F"/>
    <w:rsid w:val="00074DA7"/>
    <w:rsid w:val="0007558E"/>
    <w:rsid w:val="000816A1"/>
    <w:rsid w:val="00091EAD"/>
    <w:rsid w:val="00094D76"/>
    <w:rsid w:val="00095F67"/>
    <w:rsid w:val="000975D7"/>
    <w:rsid w:val="000B2217"/>
    <w:rsid w:val="000B7009"/>
    <w:rsid w:val="000C4086"/>
    <w:rsid w:val="000C6277"/>
    <w:rsid w:val="000D2F7E"/>
    <w:rsid w:val="000E5281"/>
    <w:rsid w:val="000E6A4F"/>
    <w:rsid w:val="00104485"/>
    <w:rsid w:val="001228A3"/>
    <w:rsid w:val="001318EB"/>
    <w:rsid w:val="00132B6D"/>
    <w:rsid w:val="001341BD"/>
    <w:rsid w:val="00144909"/>
    <w:rsid w:val="00145E30"/>
    <w:rsid w:val="0014617B"/>
    <w:rsid w:val="00153D96"/>
    <w:rsid w:val="00175533"/>
    <w:rsid w:val="00176061"/>
    <w:rsid w:val="001834FA"/>
    <w:rsid w:val="00194A2B"/>
    <w:rsid w:val="00195F65"/>
    <w:rsid w:val="001A20A1"/>
    <w:rsid w:val="001A5F18"/>
    <w:rsid w:val="001A6634"/>
    <w:rsid w:val="001B04D1"/>
    <w:rsid w:val="001B167D"/>
    <w:rsid w:val="001B350F"/>
    <w:rsid w:val="001C5B7F"/>
    <w:rsid w:val="001D1C9B"/>
    <w:rsid w:val="001E102E"/>
    <w:rsid w:val="00205C63"/>
    <w:rsid w:val="0021042C"/>
    <w:rsid w:val="00216A3A"/>
    <w:rsid w:val="00216F89"/>
    <w:rsid w:val="00222256"/>
    <w:rsid w:val="00222621"/>
    <w:rsid w:val="002262F2"/>
    <w:rsid w:val="00231F58"/>
    <w:rsid w:val="002343AB"/>
    <w:rsid w:val="0025105E"/>
    <w:rsid w:val="00254813"/>
    <w:rsid w:val="00256978"/>
    <w:rsid w:val="00273C57"/>
    <w:rsid w:val="002825C8"/>
    <w:rsid w:val="00287EF6"/>
    <w:rsid w:val="0029050B"/>
    <w:rsid w:val="002947F4"/>
    <w:rsid w:val="002A6429"/>
    <w:rsid w:val="002B4B55"/>
    <w:rsid w:val="002B7D38"/>
    <w:rsid w:val="002C0F26"/>
    <w:rsid w:val="002C4765"/>
    <w:rsid w:val="002D4982"/>
    <w:rsid w:val="002F1306"/>
    <w:rsid w:val="002F5DAB"/>
    <w:rsid w:val="0030172F"/>
    <w:rsid w:val="00325B77"/>
    <w:rsid w:val="00330D99"/>
    <w:rsid w:val="003342F3"/>
    <w:rsid w:val="00335E21"/>
    <w:rsid w:val="0036420A"/>
    <w:rsid w:val="00364559"/>
    <w:rsid w:val="00372556"/>
    <w:rsid w:val="00382B69"/>
    <w:rsid w:val="00385D41"/>
    <w:rsid w:val="00390001"/>
    <w:rsid w:val="003A6F2E"/>
    <w:rsid w:val="003C3539"/>
    <w:rsid w:val="003C6A02"/>
    <w:rsid w:val="003D076D"/>
    <w:rsid w:val="003D1EA5"/>
    <w:rsid w:val="003E4434"/>
    <w:rsid w:val="003E5D32"/>
    <w:rsid w:val="0041096A"/>
    <w:rsid w:val="004152EC"/>
    <w:rsid w:val="00420FC5"/>
    <w:rsid w:val="00421A73"/>
    <w:rsid w:val="00432D35"/>
    <w:rsid w:val="00434C1F"/>
    <w:rsid w:val="00436AEA"/>
    <w:rsid w:val="0044432D"/>
    <w:rsid w:val="00465780"/>
    <w:rsid w:val="0048158D"/>
    <w:rsid w:val="0049226E"/>
    <w:rsid w:val="004A5F03"/>
    <w:rsid w:val="004A7C22"/>
    <w:rsid w:val="004C06AE"/>
    <w:rsid w:val="004C43C3"/>
    <w:rsid w:val="004C754F"/>
    <w:rsid w:val="004D3364"/>
    <w:rsid w:val="004E39BD"/>
    <w:rsid w:val="004E3CB6"/>
    <w:rsid w:val="004F3455"/>
    <w:rsid w:val="004F45BB"/>
    <w:rsid w:val="004F6698"/>
    <w:rsid w:val="005065AD"/>
    <w:rsid w:val="00511D01"/>
    <w:rsid w:val="00512D5E"/>
    <w:rsid w:val="0052561B"/>
    <w:rsid w:val="0053133B"/>
    <w:rsid w:val="00541AE3"/>
    <w:rsid w:val="00547A6E"/>
    <w:rsid w:val="005521CB"/>
    <w:rsid w:val="005554F7"/>
    <w:rsid w:val="00556913"/>
    <w:rsid w:val="005618BF"/>
    <w:rsid w:val="005660EB"/>
    <w:rsid w:val="005775FD"/>
    <w:rsid w:val="005801E7"/>
    <w:rsid w:val="0058025E"/>
    <w:rsid w:val="005809B6"/>
    <w:rsid w:val="00586A99"/>
    <w:rsid w:val="00593E68"/>
    <w:rsid w:val="00595965"/>
    <w:rsid w:val="005B6EC1"/>
    <w:rsid w:val="005D7729"/>
    <w:rsid w:val="005E0924"/>
    <w:rsid w:val="005E211D"/>
    <w:rsid w:val="005E2958"/>
    <w:rsid w:val="005F19F5"/>
    <w:rsid w:val="005F5587"/>
    <w:rsid w:val="00603B37"/>
    <w:rsid w:val="0064130B"/>
    <w:rsid w:val="00677081"/>
    <w:rsid w:val="006773B2"/>
    <w:rsid w:val="006847EF"/>
    <w:rsid w:val="006848CB"/>
    <w:rsid w:val="0069075C"/>
    <w:rsid w:val="00696701"/>
    <w:rsid w:val="006A53CB"/>
    <w:rsid w:val="006A670F"/>
    <w:rsid w:val="006B295F"/>
    <w:rsid w:val="006D09D5"/>
    <w:rsid w:val="006D2353"/>
    <w:rsid w:val="006D69FC"/>
    <w:rsid w:val="006D6A98"/>
    <w:rsid w:val="006E6860"/>
    <w:rsid w:val="006E7377"/>
    <w:rsid w:val="00721796"/>
    <w:rsid w:val="00732361"/>
    <w:rsid w:val="00734F97"/>
    <w:rsid w:val="007409B0"/>
    <w:rsid w:val="00742121"/>
    <w:rsid w:val="00750D31"/>
    <w:rsid w:val="00752527"/>
    <w:rsid w:val="0076237E"/>
    <w:rsid w:val="00787AD7"/>
    <w:rsid w:val="007A105C"/>
    <w:rsid w:val="007A3E66"/>
    <w:rsid w:val="007C0E70"/>
    <w:rsid w:val="007C2320"/>
    <w:rsid w:val="007C3AC9"/>
    <w:rsid w:val="007C6CA4"/>
    <w:rsid w:val="007C6D4C"/>
    <w:rsid w:val="007D115A"/>
    <w:rsid w:val="007E4EC9"/>
    <w:rsid w:val="008009BA"/>
    <w:rsid w:val="00802CCF"/>
    <w:rsid w:val="00803BA6"/>
    <w:rsid w:val="0081520E"/>
    <w:rsid w:val="008175E3"/>
    <w:rsid w:val="00826122"/>
    <w:rsid w:val="008328D8"/>
    <w:rsid w:val="00846033"/>
    <w:rsid w:val="00846DB3"/>
    <w:rsid w:val="0085150B"/>
    <w:rsid w:val="008569CC"/>
    <w:rsid w:val="008616CA"/>
    <w:rsid w:val="008676B3"/>
    <w:rsid w:val="008704B4"/>
    <w:rsid w:val="00876BE7"/>
    <w:rsid w:val="00877EC4"/>
    <w:rsid w:val="00882848"/>
    <w:rsid w:val="0089162C"/>
    <w:rsid w:val="00897490"/>
    <w:rsid w:val="008A007D"/>
    <w:rsid w:val="008B3A70"/>
    <w:rsid w:val="008D4A00"/>
    <w:rsid w:val="008E0D0B"/>
    <w:rsid w:val="008E147A"/>
    <w:rsid w:val="008E6B84"/>
    <w:rsid w:val="009036A2"/>
    <w:rsid w:val="00906612"/>
    <w:rsid w:val="009168CE"/>
    <w:rsid w:val="00943C54"/>
    <w:rsid w:val="00954222"/>
    <w:rsid w:val="00954E80"/>
    <w:rsid w:val="00960CB0"/>
    <w:rsid w:val="00963ED3"/>
    <w:rsid w:val="00965E4A"/>
    <w:rsid w:val="009832EE"/>
    <w:rsid w:val="00987231"/>
    <w:rsid w:val="00990FB2"/>
    <w:rsid w:val="009A4D90"/>
    <w:rsid w:val="009B5E64"/>
    <w:rsid w:val="009D2C4C"/>
    <w:rsid w:val="009D3057"/>
    <w:rsid w:val="009D38E5"/>
    <w:rsid w:val="009D7B03"/>
    <w:rsid w:val="009E2C7D"/>
    <w:rsid w:val="009E5FFC"/>
    <w:rsid w:val="009E795C"/>
    <w:rsid w:val="009E79C1"/>
    <w:rsid w:val="009F1147"/>
    <w:rsid w:val="009F3260"/>
    <w:rsid w:val="009F4431"/>
    <w:rsid w:val="009F4FB5"/>
    <w:rsid w:val="00A05597"/>
    <w:rsid w:val="00A13BC8"/>
    <w:rsid w:val="00A15916"/>
    <w:rsid w:val="00A271F9"/>
    <w:rsid w:val="00A27EDF"/>
    <w:rsid w:val="00A31850"/>
    <w:rsid w:val="00A375FA"/>
    <w:rsid w:val="00A50991"/>
    <w:rsid w:val="00A55F92"/>
    <w:rsid w:val="00A646B5"/>
    <w:rsid w:val="00A763EF"/>
    <w:rsid w:val="00A82DD1"/>
    <w:rsid w:val="00A87CDE"/>
    <w:rsid w:val="00A92BC1"/>
    <w:rsid w:val="00A93A93"/>
    <w:rsid w:val="00A94B59"/>
    <w:rsid w:val="00A95104"/>
    <w:rsid w:val="00A969CE"/>
    <w:rsid w:val="00A973D3"/>
    <w:rsid w:val="00AA65DF"/>
    <w:rsid w:val="00AB4049"/>
    <w:rsid w:val="00AC0759"/>
    <w:rsid w:val="00AC0EBB"/>
    <w:rsid w:val="00AC3D41"/>
    <w:rsid w:val="00AD1670"/>
    <w:rsid w:val="00AD2E55"/>
    <w:rsid w:val="00AD7E3C"/>
    <w:rsid w:val="00AE4B22"/>
    <w:rsid w:val="00AF2E6F"/>
    <w:rsid w:val="00AF31AF"/>
    <w:rsid w:val="00AF3BCD"/>
    <w:rsid w:val="00AF4F2D"/>
    <w:rsid w:val="00AF7FE7"/>
    <w:rsid w:val="00B00BF4"/>
    <w:rsid w:val="00B04AD7"/>
    <w:rsid w:val="00B05136"/>
    <w:rsid w:val="00B10A85"/>
    <w:rsid w:val="00B14B3A"/>
    <w:rsid w:val="00B16BBB"/>
    <w:rsid w:val="00B31466"/>
    <w:rsid w:val="00B37564"/>
    <w:rsid w:val="00B5548A"/>
    <w:rsid w:val="00B6483D"/>
    <w:rsid w:val="00BC2AE2"/>
    <w:rsid w:val="00BC349C"/>
    <w:rsid w:val="00BD6B3A"/>
    <w:rsid w:val="00BE1BA3"/>
    <w:rsid w:val="00C136F4"/>
    <w:rsid w:val="00C43CFD"/>
    <w:rsid w:val="00C44960"/>
    <w:rsid w:val="00C52A1A"/>
    <w:rsid w:val="00C67069"/>
    <w:rsid w:val="00C67699"/>
    <w:rsid w:val="00CA236D"/>
    <w:rsid w:val="00CA47E8"/>
    <w:rsid w:val="00CB3F34"/>
    <w:rsid w:val="00CE02F5"/>
    <w:rsid w:val="00CE5E37"/>
    <w:rsid w:val="00CE7208"/>
    <w:rsid w:val="00CF0378"/>
    <w:rsid w:val="00CF2C17"/>
    <w:rsid w:val="00D05114"/>
    <w:rsid w:val="00D05536"/>
    <w:rsid w:val="00D05BBC"/>
    <w:rsid w:val="00D13782"/>
    <w:rsid w:val="00D138A4"/>
    <w:rsid w:val="00D176A2"/>
    <w:rsid w:val="00D24CC1"/>
    <w:rsid w:val="00D358C5"/>
    <w:rsid w:val="00D37BA2"/>
    <w:rsid w:val="00D37DD7"/>
    <w:rsid w:val="00D409A5"/>
    <w:rsid w:val="00D44431"/>
    <w:rsid w:val="00D63AFC"/>
    <w:rsid w:val="00D664B9"/>
    <w:rsid w:val="00D70870"/>
    <w:rsid w:val="00D71830"/>
    <w:rsid w:val="00D71C1A"/>
    <w:rsid w:val="00D76B59"/>
    <w:rsid w:val="00D776FE"/>
    <w:rsid w:val="00D81422"/>
    <w:rsid w:val="00D829B1"/>
    <w:rsid w:val="00D95FC5"/>
    <w:rsid w:val="00DA5C51"/>
    <w:rsid w:val="00DB554A"/>
    <w:rsid w:val="00DD55CA"/>
    <w:rsid w:val="00DE1DF7"/>
    <w:rsid w:val="00DE44B9"/>
    <w:rsid w:val="00DE6614"/>
    <w:rsid w:val="00E20AB7"/>
    <w:rsid w:val="00E233A0"/>
    <w:rsid w:val="00E24128"/>
    <w:rsid w:val="00E2503F"/>
    <w:rsid w:val="00E25434"/>
    <w:rsid w:val="00E263BB"/>
    <w:rsid w:val="00E315DC"/>
    <w:rsid w:val="00E322E4"/>
    <w:rsid w:val="00E33194"/>
    <w:rsid w:val="00E352C6"/>
    <w:rsid w:val="00E36E15"/>
    <w:rsid w:val="00E409A2"/>
    <w:rsid w:val="00E437CD"/>
    <w:rsid w:val="00E445A4"/>
    <w:rsid w:val="00E464ED"/>
    <w:rsid w:val="00E52D83"/>
    <w:rsid w:val="00E53214"/>
    <w:rsid w:val="00E566D4"/>
    <w:rsid w:val="00E93B6C"/>
    <w:rsid w:val="00E946BD"/>
    <w:rsid w:val="00EA5506"/>
    <w:rsid w:val="00ED36A7"/>
    <w:rsid w:val="00EE269F"/>
    <w:rsid w:val="00EE40F4"/>
    <w:rsid w:val="00EF1839"/>
    <w:rsid w:val="00EF1904"/>
    <w:rsid w:val="00F2015B"/>
    <w:rsid w:val="00F204E6"/>
    <w:rsid w:val="00F251A6"/>
    <w:rsid w:val="00F26C2B"/>
    <w:rsid w:val="00F275F1"/>
    <w:rsid w:val="00F35A76"/>
    <w:rsid w:val="00F369AB"/>
    <w:rsid w:val="00F44EFF"/>
    <w:rsid w:val="00F60361"/>
    <w:rsid w:val="00F70D94"/>
    <w:rsid w:val="00F86FBA"/>
    <w:rsid w:val="00F87612"/>
    <w:rsid w:val="00FD30D4"/>
    <w:rsid w:val="00FD3407"/>
    <w:rsid w:val="00FD7BF5"/>
    <w:rsid w:val="00FE249C"/>
    <w:rsid w:val="00FE26C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D54AD2"/>
  <w14:defaultImageDpi w14:val="300"/>
  <w15:docId w15:val="{673BFBB4-19E9-4744-A1B6-4E1D1633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D1C9B"/>
    <w:rPr>
      <w:rFonts w:ascii="Calibri" w:hAnsi="Calibri"/>
    </w:rPr>
  </w:style>
  <w:style w:type="paragraph" w:styleId="Heading1">
    <w:name w:val="heading 1"/>
    <w:basedOn w:val="Normal"/>
    <w:next w:val="Normal"/>
    <w:link w:val="Heading1Char"/>
    <w:uiPriority w:val="9"/>
    <w:qFormat/>
    <w:rsid w:val="00A94B59"/>
    <w:pPr>
      <w:keepNext/>
      <w:keepLines/>
      <w:numPr>
        <w:numId w:val="14"/>
      </w:numPr>
      <w:spacing w:before="480"/>
      <w:outlineLvl w:val="0"/>
    </w:pPr>
    <w:rPr>
      <w:rFonts w:asciiTheme="majorHAnsi" w:eastAsiaTheme="majorEastAsia" w:hAnsiTheme="majorHAnsi" w:cstheme="majorBidi"/>
      <w:color w:val="345A8A" w:themeColor="accent1" w:themeShade="B5"/>
      <w:sz w:val="32"/>
      <w:szCs w:val="32"/>
    </w:rPr>
  </w:style>
  <w:style w:type="paragraph" w:styleId="Heading2">
    <w:name w:val="heading 2"/>
    <w:basedOn w:val="Normal"/>
    <w:next w:val="Normal"/>
    <w:link w:val="Heading2Char"/>
    <w:uiPriority w:val="9"/>
    <w:unhideWhenUsed/>
    <w:qFormat/>
    <w:rsid w:val="00A94B59"/>
    <w:pPr>
      <w:keepNext/>
      <w:keepLines/>
      <w:numPr>
        <w:ilvl w:val="1"/>
        <w:numId w:val="14"/>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A94B59"/>
    <w:pPr>
      <w:keepNext/>
      <w:keepLines/>
      <w:numPr>
        <w:ilvl w:val="2"/>
        <w:numId w:val="1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4B59"/>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94B59"/>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94B59"/>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94B59"/>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94B59"/>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94B59"/>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77"/>
    <w:pPr>
      <w:ind w:left="720"/>
      <w:contextualSpacing/>
    </w:pPr>
  </w:style>
  <w:style w:type="character" w:customStyle="1" w:styleId="Heading1Char">
    <w:name w:val="Heading 1 Char"/>
    <w:basedOn w:val="DefaultParagraphFont"/>
    <w:link w:val="Heading1"/>
    <w:uiPriority w:val="9"/>
    <w:rsid w:val="00A94B59"/>
    <w:rPr>
      <w:rFonts w:asciiTheme="majorHAnsi" w:eastAsiaTheme="majorEastAsia" w:hAnsiTheme="majorHAnsi" w:cstheme="majorBidi"/>
      <w:color w:val="345A8A" w:themeColor="accent1" w:themeShade="B5"/>
      <w:sz w:val="32"/>
      <w:szCs w:val="32"/>
    </w:rPr>
  </w:style>
  <w:style w:type="character" w:customStyle="1" w:styleId="Heading2Char">
    <w:name w:val="Heading 2 Char"/>
    <w:basedOn w:val="DefaultParagraphFont"/>
    <w:link w:val="Heading2"/>
    <w:uiPriority w:val="9"/>
    <w:rsid w:val="00A94B59"/>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uiPriority w:val="9"/>
    <w:rsid w:val="00A94B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4B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94B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94B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94B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94B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94B59"/>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2D4982"/>
    <w:rPr>
      <w:sz w:val="18"/>
      <w:szCs w:val="18"/>
    </w:rPr>
  </w:style>
  <w:style w:type="paragraph" w:styleId="CommentText">
    <w:name w:val="annotation text"/>
    <w:basedOn w:val="Normal"/>
    <w:link w:val="CommentTextChar"/>
    <w:uiPriority w:val="99"/>
    <w:semiHidden/>
    <w:unhideWhenUsed/>
    <w:rsid w:val="002D4982"/>
  </w:style>
  <w:style w:type="character" w:customStyle="1" w:styleId="CommentTextChar">
    <w:name w:val="Comment Text Char"/>
    <w:basedOn w:val="DefaultParagraphFont"/>
    <w:link w:val="CommentText"/>
    <w:uiPriority w:val="99"/>
    <w:semiHidden/>
    <w:rsid w:val="002D4982"/>
    <w:rPr>
      <w:rFonts w:ascii="Calibri" w:hAnsi="Calibri"/>
    </w:rPr>
  </w:style>
  <w:style w:type="paragraph" w:styleId="CommentSubject">
    <w:name w:val="annotation subject"/>
    <w:basedOn w:val="CommentText"/>
    <w:next w:val="CommentText"/>
    <w:link w:val="CommentSubjectChar"/>
    <w:uiPriority w:val="99"/>
    <w:semiHidden/>
    <w:unhideWhenUsed/>
    <w:rsid w:val="002D4982"/>
    <w:rPr>
      <w:b/>
      <w:bCs/>
      <w:sz w:val="20"/>
      <w:szCs w:val="20"/>
    </w:rPr>
  </w:style>
  <w:style w:type="character" w:customStyle="1" w:styleId="CommentSubjectChar">
    <w:name w:val="Comment Subject Char"/>
    <w:basedOn w:val="CommentTextChar"/>
    <w:link w:val="CommentSubject"/>
    <w:uiPriority w:val="99"/>
    <w:semiHidden/>
    <w:rsid w:val="002D4982"/>
    <w:rPr>
      <w:rFonts w:ascii="Calibri" w:hAnsi="Calibri"/>
      <w:b/>
      <w:bCs/>
      <w:sz w:val="20"/>
      <w:szCs w:val="20"/>
    </w:rPr>
  </w:style>
  <w:style w:type="paragraph" w:styleId="Revision">
    <w:name w:val="Revision"/>
    <w:hidden/>
    <w:uiPriority w:val="99"/>
    <w:semiHidden/>
    <w:rsid w:val="002D4982"/>
    <w:rPr>
      <w:rFonts w:ascii="Calibri" w:hAnsi="Calibri"/>
    </w:rPr>
  </w:style>
  <w:style w:type="paragraph" w:styleId="BalloonText">
    <w:name w:val="Balloon Text"/>
    <w:basedOn w:val="Normal"/>
    <w:link w:val="BalloonTextChar"/>
    <w:uiPriority w:val="99"/>
    <w:semiHidden/>
    <w:unhideWhenUsed/>
    <w:rsid w:val="002D4982"/>
    <w:rPr>
      <w:rFonts w:ascii="Lucida Grande" w:hAnsi="Lucida Grande"/>
      <w:sz w:val="18"/>
      <w:szCs w:val="18"/>
    </w:rPr>
  </w:style>
  <w:style w:type="character" w:customStyle="1" w:styleId="BalloonTextChar">
    <w:name w:val="Balloon Text Char"/>
    <w:basedOn w:val="DefaultParagraphFont"/>
    <w:link w:val="BalloonText"/>
    <w:uiPriority w:val="99"/>
    <w:semiHidden/>
    <w:rsid w:val="002D4982"/>
    <w:rPr>
      <w:rFonts w:ascii="Lucida Grande" w:hAnsi="Lucida Grande"/>
      <w:sz w:val="18"/>
      <w:szCs w:val="18"/>
    </w:rPr>
  </w:style>
  <w:style w:type="table" w:styleId="TableGrid">
    <w:name w:val="Table Grid"/>
    <w:basedOn w:val="TableNormal"/>
    <w:uiPriority w:val="39"/>
    <w:rsid w:val="00AC3D41"/>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C3D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D41"/>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AC3D41"/>
    <w:rPr>
      <w:rFonts w:ascii="MS Mincho" w:hAnsi="MS Mincho"/>
    </w:rPr>
  </w:style>
  <w:style w:type="paragraph" w:styleId="NoSpacing">
    <w:name w:val="No Spacing"/>
    <w:link w:val="NoSpacingChar"/>
    <w:uiPriority w:val="1"/>
    <w:qFormat/>
    <w:rsid w:val="00AC3D41"/>
    <w:rPr>
      <w:rFonts w:ascii="MS Mincho" w:hAnsi="MS Mincho"/>
    </w:rPr>
  </w:style>
  <w:style w:type="paragraph" w:styleId="TOC1">
    <w:name w:val="toc 1"/>
    <w:basedOn w:val="Normal"/>
    <w:next w:val="Normal"/>
    <w:autoRedefine/>
    <w:uiPriority w:val="39"/>
    <w:unhideWhenUsed/>
    <w:rsid w:val="002947F4"/>
  </w:style>
  <w:style w:type="paragraph" w:styleId="TOC2">
    <w:name w:val="toc 2"/>
    <w:basedOn w:val="Normal"/>
    <w:next w:val="Normal"/>
    <w:autoRedefine/>
    <w:uiPriority w:val="39"/>
    <w:unhideWhenUsed/>
    <w:rsid w:val="002947F4"/>
    <w:pPr>
      <w:ind w:left="240"/>
    </w:pPr>
  </w:style>
  <w:style w:type="paragraph" w:styleId="TOC3">
    <w:name w:val="toc 3"/>
    <w:basedOn w:val="Normal"/>
    <w:next w:val="Normal"/>
    <w:autoRedefine/>
    <w:uiPriority w:val="39"/>
    <w:unhideWhenUsed/>
    <w:rsid w:val="002947F4"/>
    <w:pPr>
      <w:ind w:left="480"/>
    </w:pPr>
  </w:style>
  <w:style w:type="paragraph" w:styleId="TOC4">
    <w:name w:val="toc 4"/>
    <w:basedOn w:val="Normal"/>
    <w:next w:val="Normal"/>
    <w:autoRedefine/>
    <w:uiPriority w:val="39"/>
    <w:unhideWhenUsed/>
    <w:rsid w:val="002947F4"/>
    <w:pPr>
      <w:ind w:left="720"/>
    </w:pPr>
  </w:style>
  <w:style w:type="paragraph" w:styleId="TOC5">
    <w:name w:val="toc 5"/>
    <w:basedOn w:val="Normal"/>
    <w:next w:val="Normal"/>
    <w:autoRedefine/>
    <w:uiPriority w:val="39"/>
    <w:unhideWhenUsed/>
    <w:rsid w:val="002947F4"/>
    <w:pPr>
      <w:ind w:left="960"/>
    </w:pPr>
  </w:style>
  <w:style w:type="paragraph" w:styleId="TOC6">
    <w:name w:val="toc 6"/>
    <w:basedOn w:val="Normal"/>
    <w:next w:val="Normal"/>
    <w:autoRedefine/>
    <w:uiPriority w:val="39"/>
    <w:unhideWhenUsed/>
    <w:rsid w:val="002947F4"/>
    <w:pPr>
      <w:ind w:left="1200"/>
    </w:pPr>
  </w:style>
  <w:style w:type="paragraph" w:styleId="TOC7">
    <w:name w:val="toc 7"/>
    <w:basedOn w:val="Normal"/>
    <w:next w:val="Normal"/>
    <w:autoRedefine/>
    <w:uiPriority w:val="39"/>
    <w:unhideWhenUsed/>
    <w:rsid w:val="002947F4"/>
    <w:pPr>
      <w:ind w:left="1440"/>
    </w:pPr>
  </w:style>
  <w:style w:type="paragraph" w:styleId="TOC8">
    <w:name w:val="toc 8"/>
    <w:basedOn w:val="Normal"/>
    <w:next w:val="Normal"/>
    <w:autoRedefine/>
    <w:uiPriority w:val="39"/>
    <w:unhideWhenUsed/>
    <w:rsid w:val="002947F4"/>
    <w:pPr>
      <w:ind w:left="1680"/>
    </w:pPr>
  </w:style>
  <w:style w:type="paragraph" w:styleId="TOC9">
    <w:name w:val="toc 9"/>
    <w:basedOn w:val="Normal"/>
    <w:next w:val="Normal"/>
    <w:autoRedefine/>
    <w:uiPriority w:val="39"/>
    <w:unhideWhenUsed/>
    <w:rsid w:val="002947F4"/>
    <w:pPr>
      <w:ind w:left="1920"/>
    </w:pPr>
  </w:style>
  <w:style w:type="paragraph" w:customStyle="1" w:styleId="code">
    <w:name w:val="code"/>
    <w:basedOn w:val="Normal"/>
    <w:link w:val="codeChar"/>
    <w:qFormat/>
    <w:rsid w:val="008E6B84"/>
    <w:pPr>
      <w:widowControl w:val="0"/>
      <w:shd w:val="clear" w:color="auto" w:fill="F2F2F2" w:themeFill="background1" w:themeFillShade="F2"/>
      <w:suppressAutoHyphens/>
    </w:pPr>
    <w:rPr>
      <w:rFonts w:ascii="Consolas" w:eastAsia="SimSun" w:hAnsi="Consolas"/>
      <w:noProof/>
      <w:sz w:val="18"/>
      <w:szCs w:val="22"/>
    </w:rPr>
  </w:style>
  <w:style w:type="character" w:customStyle="1" w:styleId="codeChar">
    <w:name w:val="code Char"/>
    <w:basedOn w:val="DefaultParagraphFont"/>
    <w:link w:val="code"/>
    <w:rsid w:val="008E6B84"/>
    <w:rPr>
      <w:rFonts w:ascii="Consolas" w:eastAsia="SimSun" w:hAnsi="Consolas"/>
      <w:noProof/>
      <w:sz w:val="18"/>
      <w:szCs w:val="22"/>
      <w:shd w:val="clear" w:color="auto" w:fill="F2F2F2" w:themeFill="background1" w:themeFillShade="F2"/>
    </w:rPr>
  </w:style>
  <w:style w:type="character" w:customStyle="1" w:styleId="pl-c1">
    <w:name w:val="pl-c1"/>
    <w:basedOn w:val="DefaultParagraphFont"/>
    <w:rsid w:val="00CE02F5"/>
  </w:style>
  <w:style w:type="character" w:customStyle="1" w:styleId="pl-c">
    <w:name w:val="pl-c"/>
    <w:basedOn w:val="DefaultParagraphFont"/>
    <w:rsid w:val="00603B37"/>
  </w:style>
  <w:style w:type="character" w:customStyle="1" w:styleId="pl-k">
    <w:name w:val="pl-k"/>
    <w:basedOn w:val="DefaultParagraphFont"/>
    <w:rsid w:val="000C6277"/>
  </w:style>
  <w:style w:type="paragraph" w:styleId="Header">
    <w:name w:val="header"/>
    <w:basedOn w:val="Normal"/>
    <w:link w:val="HeaderChar"/>
    <w:uiPriority w:val="99"/>
    <w:unhideWhenUsed/>
    <w:rsid w:val="005521CB"/>
    <w:pPr>
      <w:tabs>
        <w:tab w:val="center" w:pos="4680"/>
        <w:tab w:val="right" w:pos="9360"/>
      </w:tabs>
    </w:pPr>
  </w:style>
  <w:style w:type="character" w:customStyle="1" w:styleId="HeaderChar">
    <w:name w:val="Header Char"/>
    <w:basedOn w:val="DefaultParagraphFont"/>
    <w:link w:val="Header"/>
    <w:uiPriority w:val="99"/>
    <w:rsid w:val="005521CB"/>
    <w:rPr>
      <w:rFonts w:ascii="Calibri" w:hAnsi="Calibri"/>
    </w:rPr>
  </w:style>
  <w:style w:type="paragraph" w:styleId="Footer">
    <w:name w:val="footer"/>
    <w:basedOn w:val="Normal"/>
    <w:link w:val="FooterChar"/>
    <w:uiPriority w:val="99"/>
    <w:unhideWhenUsed/>
    <w:rsid w:val="005521CB"/>
    <w:pPr>
      <w:tabs>
        <w:tab w:val="center" w:pos="4680"/>
        <w:tab w:val="right" w:pos="9360"/>
      </w:tabs>
    </w:pPr>
  </w:style>
  <w:style w:type="character" w:customStyle="1" w:styleId="FooterChar">
    <w:name w:val="Footer Char"/>
    <w:basedOn w:val="DefaultParagraphFont"/>
    <w:link w:val="Footer"/>
    <w:uiPriority w:val="99"/>
    <w:rsid w:val="005521CB"/>
    <w:rPr>
      <w:rFonts w:ascii="Calibri" w:hAnsi="Calibri"/>
    </w:rPr>
  </w:style>
  <w:style w:type="character" w:customStyle="1" w:styleId="Small">
    <w:name w:val="Small"/>
    <w:aliases w:val="sm,8"/>
    <w:basedOn w:val="DefaultParagraphFont"/>
    <w:rsid w:val="001E102E"/>
  </w:style>
  <w:style w:type="paragraph" w:styleId="Caption">
    <w:name w:val="caption"/>
    <w:basedOn w:val="Normal"/>
    <w:next w:val="Normal"/>
    <w:uiPriority w:val="35"/>
    <w:unhideWhenUsed/>
    <w:qFormat/>
    <w:rsid w:val="00D71C1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4649">
      <w:bodyDiv w:val="1"/>
      <w:marLeft w:val="0"/>
      <w:marRight w:val="0"/>
      <w:marTop w:val="0"/>
      <w:marBottom w:val="0"/>
      <w:divBdr>
        <w:top w:val="none" w:sz="0" w:space="0" w:color="auto"/>
        <w:left w:val="none" w:sz="0" w:space="0" w:color="auto"/>
        <w:bottom w:val="none" w:sz="0" w:space="0" w:color="auto"/>
        <w:right w:val="none" w:sz="0" w:space="0" w:color="auto"/>
      </w:divBdr>
    </w:div>
    <w:div w:id="117727340">
      <w:bodyDiv w:val="1"/>
      <w:marLeft w:val="0"/>
      <w:marRight w:val="0"/>
      <w:marTop w:val="0"/>
      <w:marBottom w:val="0"/>
      <w:divBdr>
        <w:top w:val="none" w:sz="0" w:space="0" w:color="auto"/>
        <w:left w:val="none" w:sz="0" w:space="0" w:color="auto"/>
        <w:bottom w:val="none" w:sz="0" w:space="0" w:color="auto"/>
        <w:right w:val="none" w:sz="0" w:space="0" w:color="auto"/>
      </w:divBdr>
    </w:div>
    <w:div w:id="255330926">
      <w:bodyDiv w:val="1"/>
      <w:marLeft w:val="0"/>
      <w:marRight w:val="0"/>
      <w:marTop w:val="0"/>
      <w:marBottom w:val="0"/>
      <w:divBdr>
        <w:top w:val="none" w:sz="0" w:space="0" w:color="auto"/>
        <w:left w:val="none" w:sz="0" w:space="0" w:color="auto"/>
        <w:bottom w:val="none" w:sz="0" w:space="0" w:color="auto"/>
        <w:right w:val="none" w:sz="0" w:space="0" w:color="auto"/>
      </w:divBdr>
    </w:div>
    <w:div w:id="602032601">
      <w:bodyDiv w:val="1"/>
      <w:marLeft w:val="0"/>
      <w:marRight w:val="0"/>
      <w:marTop w:val="0"/>
      <w:marBottom w:val="0"/>
      <w:divBdr>
        <w:top w:val="none" w:sz="0" w:space="0" w:color="auto"/>
        <w:left w:val="none" w:sz="0" w:space="0" w:color="auto"/>
        <w:bottom w:val="none" w:sz="0" w:space="0" w:color="auto"/>
        <w:right w:val="none" w:sz="0" w:space="0" w:color="auto"/>
      </w:divBdr>
    </w:div>
    <w:div w:id="617880028">
      <w:bodyDiv w:val="1"/>
      <w:marLeft w:val="0"/>
      <w:marRight w:val="0"/>
      <w:marTop w:val="0"/>
      <w:marBottom w:val="0"/>
      <w:divBdr>
        <w:top w:val="none" w:sz="0" w:space="0" w:color="auto"/>
        <w:left w:val="none" w:sz="0" w:space="0" w:color="auto"/>
        <w:bottom w:val="none" w:sz="0" w:space="0" w:color="auto"/>
        <w:right w:val="none" w:sz="0" w:space="0" w:color="auto"/>
      </w:divBdr>
    </w:div>
    <w:div w:id="1387528333">
      <w:bodyDiv w:val="1"/>
      <w:marLeft w:val="0"/>
      <w:marRight w:val="0"/>
      <w:marTop w:val="0"/>
      <w:marBottom w:val="0"/>
      <w:divBdr>
        <w:top w:val="none" w:sz="0" w:space="0" w:color="auto"/>
        <w:left w:val="none" w:sz="0" w:space="0" w:color="auto"/>
        <w:bottom w:val="none" w:sz="0" w:space="0" w:color="auto"/>
        <w:right w:val="none" w:sz="0" w:space="0" w:color="auto"/>
      </w:divBdr>
    </w:div>
    <w:div w:id="1512259609">
      <w:bodyDiv w:val="1"/>
      <w:marLeft w:val="0"/>
      <w:marRight w:val="0"/>
      <w:marTop w:val="0"/>
      <w:marBottom w:val="0"/>
      <w:divBdr>
        <w:top w:val="none" w:sz="0" w:space="0" w:color="auto"/>
        <w:left w:val="none" w:sz="0" w:space="0" w:color="auto"/>
        <w:bottom w:val="none" w:sz="0" w:space="0" w:color="auto"/>
        <w:right w:val="none" w:sz="0" w:space="0" w:color="auto"/>
      </w:divBdr>
    </w:div>
    <w:div w:id="15985556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Visio_Drawing1.vsdx"/><Relationship Id="rId26" Type="http://schemas.openxmlformats.org/officeDocument/2006/relationships/package" Target="embeddings/Microsoft_Visio_Drawing3.vsd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2.vsd"/><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4.vsdx"/><Relationship Id="rId36" Type="http://schemas.openxmlformats.org/officeDocument/2006/relationships/image" Target="media/image15.emf"/><Relationship Id="rId10" Type="http://schemas.openxmlformats.org/officeDocument/2006/relationships/oleObject" Target="embeddings/Microsoft_Visio_2003-2010_Drawing.vsd"/><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vsdx"/><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package" Target="embeddings/Microsoft_Visio_Drawing5.vsdx"/><Relationship Id="rId35" Type="http://schemas.openxmlformats.org/officeDocument/2006/relationships/oleObject" Target="embeddings/Microsoft_Visio_2003-2010_Drawing4.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19B1-9C5E-4877-B784-A3A149D7B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25</Pages>
  <Words>4500</Words>
  <Characters>25655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Kadosh</dc:creator>
  <cp:keywords/>
  <dc:description/>
  <cp:lastModifiedBy>Guohan Lu</cp:lastModifiedBy>
  <cp:revision>5</cp:revision>
  <dcterms:created xsi:type="dcterms:W3CDTF">2017-01-05T08:09:00Z</dcterms:created>
  <dcterms:modified xsi:type="dcterms:W3CDTF">2017-01-06T03:22:00Z</dcterms:modified>
</cp:coreProperties>
</file>